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B5B77" w:rsidRDefault="00D43AA9">
      <w:pPr>
        <w:widowControl w:val="0"/>
        <w:pBdr>
          <w:top w:val="nil"/>
          <w:left w:val="nil"/>
          <w:bottom w:val="nil"/>
          <w:right w:val="nil"/>
          <w:between w:val="nil"/>
        </w:pBdr>
        <w:spacing w:after="0"/>
      </w:pPr>
      <w:bookmarkStart w:id="0" w:name="_Hlk174706734"/>
      <w:bookmarkEnd w:id="0"/>
      <w:r>
        <w:pict w14:anchorId="2986DE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50pt;height:50pt;z-index:251658240;visibility:hidden">
            <o:lock v:ext="edit" selection="t"/>
          </v:shape>
        </w:pict>
      </w:r>
    </w:p>
    <w:p w14:paraId="00000002" w14:textId="77777777" w:rsidR="009B5B77" w:rsidRDefault="009B5B77">
      <w:pPr>
        <w:pBdr>
          <w:top w:val="nil"/>
          <w:left w:val="nil"/>
          <w:bottom w:val="nil"/>
          <w:right w:val="nil"/>
          <w:between w:val="nil"/>
        </w:pBdr>
        <w:tabs>
          <w:tab w:val="left" w:pos="3195"/>
        </w:tabs>
        <w:spacing w:after="320"/>
        <w:rPr>
          <w:b/>
          <w:color w:val="000000"/>
          <w:sz w:val="72"/>
          <w:szCs w:val="72"/>
        </w:rPr>
      </w:pPr>
    </w:p>
    <w:p w14:paraId="774687EE" w14:textId="77777777" w:rsidR="00B35CE9" w:rsidRDefault="00B35CE9">
      <w:pPr>
        <w:pBdr>
          <w:top w:val="nil"/>
          <w:left w:val="nil"/>
          <w:bottom w:val="nil"/>
          <w:right w:val="nil"/>
          <w:between w:val="nil"/>
        </w:pBdr>
        <w:tabs>
          <w:tab w:val="left" w:pos="3195"/>
        </w:tabs>
        <w:spacing w:after="320"/>
        <w:rPr>
          <w:b/>
          <w:color w:val="000000"/>
          <w:sz w:val="72"/>
          <w:szCs w:val="72"/>
        </w:rPr>
      </w:pPr>
    </w:p>
    <w:p w14:paraId="00000007" w14:textId="77777777" w:rsidR="009B5B77" w:rsidRDefault="009B5B77">
      <w:pPr>
        <w:pBdr>
          <w:top w:val="nil"/>
          <w:left w:val="nil"/>
          <w:bottom w:val="nil"/>
          <w:right w:val="nil"/>
          <w:between w:val="nil"/>
        </w:pBdr>
        <w:tabs>
          <w:tab w:val="left" w:pos="3195"/>
        </w:tabs>
        <w:spacing w:before="240" w:after="0"/>
        <w:rPr>
          <w:b/>
          <w:color w:val="000000"/>
          <w:sz w:val="16"/>
          <w:szCs w:val="16"/>
        </w:rPr>
      </w:pPr>
    </w:p>
    <w:p w14:paraId="00000008" w14:textId="5BBB54E9" w:rsidR="009B5B77" w:rsidRDefault="0083587F">
      <w:pPr>
        <w:pBdr>
          <w:top w:val="nil"/>
          <w:left w:val="nil"/>
          <w:bottom w:val="nil"/>
          <w:right w:val="nil"/>
          <w:between w:val="nil"/>
        </w:pBdr>
        <w:tabs>
          <w:tab w:val="left" w:pos="3195"/>
        </w:tabs>
        <w:spacing w:before="240" w:after="0"/>
        <w:rPr>
          <w:color w:val="FFFFFF"/>
          <w:sz w:val="72"/>
          <w:szCs w:val="72"/>
        </w:rPr>
      </w:pPr>
      <w:r w:rsidRPr="005F5726">
        <w:rPr>
          <w:color w:val="FFFFFF"/>
          <w:sz w:val="72"/>
          <w:szCs w:val="72"/>
        </w:rPr>
        <w:t xml:space="preserve">Freshwater Improvement Scenario Builder </w:t>
      </w:r>
      <w:r w:rsidR="00AF2EB1">
        <w:rPr>
          <w:color w:val="FFFFFF"/>
          <w:sz w:val="72"/>
          <w:szCs w:val="72"/>
        </w:rPr>
        <w:t xml:space="preserve">for </w:t>
      </w:r>
      <w:r w:rsidR="00265075">
        <w:rPr>
          <w:color w:val="FFFFFF"/>
          <w:sz w:val="72"/>
          <w:szCs w:val="72"/>
        </w:rPr>
        <w:t>Lakes</w:t>
      </w:r>
    </w:p>
    <w:p w14:paraId="26EC59E7" w14:textId="77777777" w:rsidR="00B35CE9" w:rsidRPr="00B35CE9" w:rsidRDefault="00B35CE9">
      <w:pPr>
        <w:pBdr>
          <w:top w:val="nil"/>
          <w:left w:val="nil"/>
          <w:bottom w:val="nil"/>
          <w:right w:val="nil"/>
          <w:between w:val="nil"/>
        </w:pBdr>
        <w:tabs>
          <w:tab w:val="left" w:pos="3195"/>
        </w:tabs>
        <w:spacing w:before="240" w:after="0"/>
        <w:rPr>
          <w:color w:val="FFFFFF"/>
          <w:sz w:val="22"/>
          <w:szCs w:val="22"/>
        </w:rPr>
      </w:pPr>
    </w:p>
    <w:p w14:paraId="00000009" w14:textId="5449042C" w:rsidR="009B5B77" w:rsidRPr="005F5726" w:rsidRDefault="0083587F">
      <w:pPr>
        <w:pBdr>
          <w:top w:val="nil"/>
          <w:left w:val="nil"/>
          <w:bottom w:val="none" w:sz="0" w:space="0" w:color="000000"/>
          <w:right w:val="nil"/>
          <w:between w:val="nil"/>
        </w:pBdr>
        <w:spacing w:after="0"/>
        <w:rPr>
          <w:color w:val="FFFFFF"/>
          <w:sz w:val="72"/>
          <w:szCs w:val="72"/>
        </w:rPr>
      </w:pPr>
      <w:r w:rsidRPr="005F5726">
        <w:rPr>
          <w:color w:val="FFFFFF"/>
          <w:sz w:val="72"/>
          <w:szCs w:val="72"/>
        </w:rPr>
        <w:t>WebApp User Guide</w:t>
      </w:r>
    </w:p>
    <w:p w14:paraId="0000000A" w14:textId="77777777" w:rsidR="009B5B77" w:rsidRPr="00A657BA" w:rsidRDefault="009B5B77">
      <w:pPr>
        <w:pBdr>
          <w:top w:val="nil"/>
          <w:left w:val="nil"/>
          <w:bottom w:val="none" w:sz="0" w:space="0" w:color="000000"/>
          <w:right w:val="nil"/>
          <w:between w:val="nil"/>
        </w:pBdr>
        <w:spacing w:after="0"/>
        <w:rPr>
          <w:sz w:val="72"/>
          <w:szCs w:val="72"/>
        </w:rPr>
      </w:pPr>
    </w:p>
    <w:p w14:paraId="35587A9C" w14:textId="77777777" w:rsidR="00A657BA" w:rsidRDefault="00A657BA">
      <w:pPr>
        <w:pBdr>
          <w:top w:val="nil"/>
          <w:left w:val="nil"/>
          <w:bottom w:val="none" w:sz="0" w:space="0" w:color="000000"/>
          <w:right w:val="nil"/>
          <w:between w:val="nil"/>
        </w:pBdr>
        <w:spacing w:after="0"/>
        <w:rPr>
          <w:sz w:val="36"/>
          <w:szCs w:val="36"/>
        </w:rPr>
      </w:pPr>
    </w:p>
    <w:p w14:paraId="12CB4B20" w14:textId="77777777" w:rsidR="00A657BA" w:rsidRDefault="00A657BA">
      <w:pPr>
        <w:pBdr>
          <w:top w:val="nil"/>
          <w:left w:val="nil"/>
          <w:bottom w:val="none" w:sz="0" w:space="0" w:color="000000"/>
          <w:right w:val="nil"/>
          <w:between w:val="nil"/>
        </w:pBdr>
        <w:spacing w:after="0"/>
        <w:rPr>
          <w:sz w:val="36"/>
          <w:szCs w:val="36"/>
        </w:rPr>
      </w:pPr>
    </w:p>
    <w:p w14:paraId="141544D2" w14:textId="65F984E1" w:rsidR="00252104" w:rsidRDefault="00265075">
      <w:pPr>
        <w:pBdr>
          <w:top w:val="nil"/>
          <w:left w:val="nil"/>
          <w:bottom w:val="none" w:sz="0" w:space="0" w:color="000000"/>
          <w:right w:val="nil"/>
          <w:between w:val="nil"/>
        </w:pBdr>
        <w:spacing w:after="0"/>
        <w:rPr>
          <w:sz w:val="36"/>
          <w:szCs w:val="36"/>
        </w:rPr>
      </w:pPr>
      <w:r>
        <w:rPr>
          <w:sz w:val="36"/>
          <w:szCs w:val="36"/>
        </w:rPr>
        <w:t>DATE</w:t>
      </w:r>
    </w:p>
    <w:p w14:paraId="0000000C" w14:textId="77777777" w:rsidR="009B5B77" w:rsidRDefault="009B5B77">
      <w:pPr>
        <w:pBdr>
          <w:top w:val="nil"/>
          <w:left w:val="nil"/>
          <w:bottom w:val="none" w:sz="0" w:space="0" w:color="000000"/>
          <w:right w:val="nil"/>
          <w:between w:val="nil"/>
        </w:pBdr>
        <w:spacing w:after="0"/>
        <w:rPr>
          <w:b/>
          <w:color w:val="3F3F3F"/>
          <w:sz w:val="36"/>
          <w:szCs w:val="36"/>
        </w:rPr>
      </w:pPr>
    </w:p>
    <w:p w14:paraId="0000000D" w14:textId="77777777" w:rsidR="009B5B77" w:rsidRDefault="0083587F">
      <w:pPr>
        <w:tabs>
          <w:tab w:val="left" w:pos="6570"/>
        </w:tabs>
        <w:rPr>
          <w:sz w:val="36"/>
          <w:szCs w:val="36"/>
        </w:rPr>
        <w:sectPr w:rsidR="009B5B77" w:rsidSect="00A973C8">
          <w:headerReference w:type="default" r:id="rId12"/>
          <w:footerReference w:type="default" r:id="rId13"/>
          <w:pgSz w:w="11906" w:h="16838"/>
          <w:pgMar w:top="4364" w:right="1701" w:bottom="1021" w:left="1701" w:header="709" w:footer="709" w:gutter="0"/>
          <w:pgNumType w:start="1"/>
          <w:cols w:space="720"/>
        </w:sectPr>
      </w:pPr>
      <w:r>
        <w:rPr>
          <w:sz w:val="36"/>
          <w:szCs w:val="36"/>
        </w:rPr>
        <w:tab/>
      </w:r>
    </w:p>
    <w:p w14:paraId="141C36A6" w14:textId="77777777" w:rsidR="00B35CE9" w:rsidRDefault="00B35CE9">
      <w:pPr>
        <w:rPr>
          <w:b/>
          <w:color w:val="2F2F2F"/>
          <w:sz w:val="22"/>
          <w:szCs w:val="22"/>
        </w:rPr>
      </w:pPr>
    </w:p>
    <w:p w14:paraId="0000000E" w14:textId="0222AADD" w:rsidR="009B5B77" w:rsidRDefault="0083587F">
      <w:pPr>
        <w:rPr>
          <w:b/>
          <w:color w:val="2F2F2F"/>
          <w:sz w:val="22"/>
          <w:szCs w:val="22"/>
        </w:rPr>
      </w:pPr>
      <w:r>
        <w:rPr>
          <w:b/>
          <w:color w:val="2F2F2F"/>
          <w:sz w:val="22"/>
          <w:szCs w:val="22"/>
        </w:rPr>
        <w:t xml:space="preserve">Freshwater Improvement Scenario Builder </w:t>
      </w:r>
      <w:r w:rsidR="00B35CE9">
        <w:rPr>
          <w:b/>
          <w:color w:val="2F2F2F"/>
          <w:sz w:val="22"/>
          <w:szCs w:val="22"/>
        </w:rPr>
        <w:t xml:space="preserve">for </w:t>
      </w:r>
      <w:r w:rsidR="00265075">
        <w:rPr>
          <w:b/>
          <w:color w:val="2F2F2F"/>
          <w:sz w:val="22"/>
          <w:szCs w:val="22"/>
        </w:rPr>
        <w:t>Lakes</w:t>
      </w:r>
      <w:r w:rsidR="00B35CE9">
        <w:rPr>
          <w:b/>
          <w:color w:val="2F2F2F"/>
          <w:sz w:val="22"/>
          <w:szCs w:val="22"/>
        </w:rPr>
        <w:t xml:space="preserve">: </w:t>
      </w:r>
      <w:r>
        <w:rPr>
          <w:b/>
          <w:color w:val="2F2F2F"/>
          <w:sz w:val="22"/>
          <w:szCs w:val="22"/>
        </w:rPr>
        <w:t>WebApp User Guide</w:t>
      </w:r>
    </w:p>
    <w:p w14:paraId="0000000F" w14:textId="77777777" w:rsidR="009B5B77" w:rsidRDefault="009B5B77">
      <w:pPr>
        <w:rPr>
          <w:b/>
          <w:color w:val="2F2F2F"/>
          <w:sz w:val="22"/>
          <w:szCs w:val="22"/>
        </w:rPr>
      </w:pPr>
    </w:p>
    <w:p w14:paraId="00000011" w14:textId="7E1CA057" w:rsidR="009B5B77" w:rsidRDefault="00A44E3A">
      <w:pPr>
        <w:rPr>
          <w:b/>
          <w:color w:val="2F2F2F"/>
          <w:sz w:val="22"/>
          <w:szCs w:val="22"/>
        </w:rPr>
      </w:pPr>
      <w:r>
        <w:rPr>
          <w:b/>
          <w:color w:val="2F2F2F"/>
          <w:sz w:val="22"/>
          <w:szCs w:val="22"/>
        </w:rPr>
        <w:t>Version:</w:t>
      </w:r>
    </w:p>
    <w:p w14:paraId="59AA43D6" w14:textId="2C869E51" w:rsidR="00A44E3A" w:rsidRDefault="00A44E3A">
      <w:pPr>
        <w:rPr>
          <w:b/>
          <w:color w:val="2F2F2F"/>
          <w:sz w:val="22"/>
          <w:szCs w:val="22"/>
        </w:rPr>
      </w:pPr>
      <w:r>
        <w:rPr>
          <w:b/>
          <w:color w:val="2F2F2F"/>
          <w:sz w:val="22"/>
          <w:szCs w:val="22"/>
        </w:rPr>
        <w:t>Date of issue:</w:t>
      </w:r>
    </w:p>
    <w:p w14:paraId="00000012" w14:textId="77777777" w:rsidR="009B5B77" w:rsidRDefault="009B5B77">
      <w:pPr>
        <w:rPr>
          <w:b/>
          <w:color w:val="2F2F2F"/>
          <w:sz w:val="22"/>
          <w:szCs w:val="22"/>
        </w:rPr>
      </w:pPr>
    </w:p>
    <w:p w14:paraId="00000013" w14:textId="7995D60A" w:rsidR="009B5B77" w:rsidRPr="00F400FE" w:rsidRDefault="0083587F">
      <w:pPr>
        <w:rPr>
          <w:bCs/>
          <w:color w:val="2F2F2F"/>
          <w:sz w:val="22"/>
          <w:szCs w:val="22"/>
          <w:lang w:val="fr-FR"/>
        </w:rPr>
      </w:pPr>
      <w:r w:rsidRPr="00F400FE">
        <w:rPr>
          <w:b/>
          <w:color w:val="2F2F2F"/>
          <w:sz w:val="22"/>
          <w:szCs w:val="22"/>
          <w:lang w:val="fr-FR"/>
        </w:rPr>
        <w:t>Authors</w:t>
      </w:r>
      <w:r w:rsidR="00873CC7" w:rsidRPr="00F400FE">
        <w:rPr>
          <w:b/>
          <w:color w:val="2F2F2F"/>
          <w:sz w:val="22"/>
          <w:szCs w:val="22"/>
          <w:lang w:val="fr-FR"/>
        </w:rPr>
        <w:t xml:space="preserve">: </w:t>
      </w:r>
      <w:r w:rsidR="00CE336B" w:rsidRPr="00F400FE">
        <w:rPr>
          <w:b/>
          <w:color w:val="2F2F2F"/>
          <w:sz w:val="22"/>
          <w:szCs w:val="22"/>
          <w:lang w:val="fr-FR"/>
        </w:rPr>
        <w:tab/>
      </w:r>
      <w:r w:rsidR="00CE336B" w:rsidRPr="00F400FE">
        <w:rPr>
          <w:bCs/>
          <w:color w:val="2F2F2F"/>
          <w:sz w:val="22"/>
          <w:szCs w:val="22"/>
          <w:lang w:val="fr-FR"/>
        </w:rPr>
        <w:t>Olivier Ausseil</w:t>
      </w:r>
      <w:r w:rsidR="009F314C" w:rsidRPr="00F400FE">
        <w:rPr>
          <w:bCs/>
          <w:color w:val="2F2F2F"/>
          <w:sz w:val="22"/>
          <w:szCs w:val="22"/>
          <w:lang w:val="fr-FR"/>
        </w:rPr>
        <w:t xml:space="preserve">, Traverse Environmental </w:t>
      </w:r>
    </w:p>
    <w:p w14:paraId="5275D486" w14:textId="5B1FE549" w:rsidR="009F314C" w:rsidRDefault="009F314C">
      <w:pPr>
        <w:rPr>
          <w:bCs/>
          <w:color w:val="2F2F2F"/>
          <w:sz w:val="22"/>
          <w:szCs w:val="22"/>
          <w:lang w:val="fr-FR"/>
        </w:rPr>
      </w:pPr>
      <w:r w:rsidRPr="00F400FE">
        <w:rPr>
          <w:bCs/>
          <w:color w:val="2F2F2F"/>
          <w:sz w:val="22"/>
          <w:szCs w:val="22"/>
          <w:lang w:val="fr-FR"/>
        </w:rPr>
        <w:tab/>
      </w:r>
      <w:r w:rsidRPr="00F400FE">
        <w:rPr>
          <w:bCs/>
          <w:color w:val="2F2F2F"/>
          <w:sz w:val="22"/>
          <w:szCs w:val="22"/>
          <w:lang w:val="fr-FR"/>
        </w:rPr>
        <w:tab/>
        <w:t>Ton Snelder, LWP</w:t>
      </w:r>
    </w:p>
    <w:p w14:paraId="7A30E1C8" w14:textId="77777777" w:rsidR="00C94E2C" w:rsidRPr="009F314C" w:rsidRDefault="00C94E2C" w:rsidP="00C94E2C">
      <w:pPr>
        <w:ind w:left="720" w:firstLine="720"/>
        <w:rPr>
          <w:bCs/>
          <w:color w:val="2F2F2F"/>
          <w:sz w:val="22"/>
          <w:szCs w:val="22"/>
        </w:rPr>
      </w:pPr>
      <w:r w:rsidRPr="009F314C">
        <w:rPr>
          <w:bCs/>
          <w:color w:val="2F2F2F"/>
          <w:sz w:val="22"/>
          <w:szCs w:val="22"/>
        </w:rPr>
        <w:t xml:space="preserve">Mike Kittridge, </w:t>
      </w:r>
      <w:commentRangeStart w:id="1"/>
      <w:r w:rsidRPr="009F314C">
        <w:rPr>
          <w:bCs/>
          <w:color w:val="2F2F2F"/>
          <w:sz w:val="22"/>
          <w:szCs w:val="22"/>
        </w:rPr>
        <w:t xml:space="preserve">Headwaters </w:t>
      </w:r>
      <w:commentRangeEnd w:id="1"/>
      <w:r w:rsidR="00AC54ED">
        <w:rPr>
          <w:rStyle w:val="CommentReference"/>
        </w:rPr>
        <w:commentReference w:id="1"/>
      </w:r>
      <w:r w:rsidRPr="009F314C">
        <w:rPr>
          <w:bCs/>
          <w:color w:val="2F2F2F"/>
          <w:sz w:val="22"/>
          <w:szCs w:val="22"/>
        </w:rPr>
        <w:t>Hydrology</w:t>
      </w:r>
    </w:p>
    <w:p w14:paraId="5F98C156" w14:textId="629F04DB" w:rsidR="00A44E3A" w:rsidRDefault="009F314C">
      <w:pPr>
        <w:rPr>
          <w:bCs/>
          <w:color w:val="2F2F2F"/>
          <w:sz w:val="22"/>
          <w:szCs w:val="22"/>
          <w:lang w:val="fr-FR"/>
        </w:rPr>
      </w:pPr>
      <w:r w:rsidRPr="00F400FE">
        <w:rPr>
          <w:bCs/>
          <w:color w:val="2F2F2F"/>
          <w:sz w:val="22"/>
          <w:szCs w:val="22"/>
          <w:lang w:val="fr-FR"/>
        </w:rPr>
        <w:tab/>
      </w:r>
      <w:r w:rsidRPr="00F400FE">
        <w:rPr>
          <w:bCs/>
          <w:color w:val="2F2F2F"/>
          <w:sz w:val="22"/>
          <w:szCs w:val="22"/>
          <w:lang w:val="fr-FR"/>
        </w:rPr>
        <w:tab/>
      </w:r>
      <w:r w:rsidR="00C92AE2" w:rsidRPr="00C92AE2">
        <w:rPr>
          <w:bCs/>
          <w:color w:val="2F2F2F"/>
          <w:sz w:val="22"/>
          <w:szCs w:val="22"/>
        </w:rPr>
        <w:t>Deniz Ozkundakci</w:t>
      </w:r>
      <w:r w:rsidR="00C92AE2">
        <w:rPr>
          <w:bCs/>
          <w:color w:val="2F2F2F"/>
          <w:sz w:val="22"/>
          <w:szCs w:val="22"/>
        </w:rPr>
        <w:t>, University of Waikato</w:t>
      </w:r>
    </w:p>
    <w:p w14:paraId="6CF9740D" w14:textId="43744C1D" w:rsidR="009F314C" w:rsidRPr="009F314C" w:rsidRDefault="009F314C" w:rsidP="00A44E3A">
      <w:pPr>
        <w:ind w:left="720" w:firstLine="720"/>
        <w:rPr>
          <w:bCs/>
          <w:color w:val="2F2F2F"/>
          <w:sz w:val="22"/>
          <w:szCs w:val="22"/>
        </w:rPr>
      </w:pPr>
      <w:r w:rsidRPr="009F314C">
        <w:rPr>
          <w:bCs/>
          <w:color w:val="2F2F2F"/>
          <w:sz w:val="22"/>
          <w:szCs w:val="22"/>
        </w:rPr>
        <w:t>Laura Keenan, Traverse Environmental</w:t>
      </w:r>
    </w:p>
    <w:p w14:paraId="70EEF983" w14:textId="77777777" w:rsidR="00CE336B" w:rsidRDefault="00CE336B">
      <w:pPr>
        <w:rPr>
          <w:b/>
          <w:color w:val="2F2F2F"/>
          <w:sz w:val="22"/>
          <w:szCs w:val="22"/>
        </w:rPr>
      </w:pPr>
    </w:p>
    <w:p w14:paraId="00000014" w14:textId="77777777" w:rsidR="009B5B77" w:rsidRDefault="009B5B77">
      <w:pPr>
        <w:rPr>
          <w:b/>
          <w:color w:val="2F2F2F"/>
          <w:sz w:val="22"/>
          <w:szCs w:val="22"/>
          <w:highlight w:val="yellow"/>
        </w:rPr>
      </w:pPr>
    </w:p>
    <w:p w14:paraId="00000015" w14:textId="77777777" w:rsidR="009B5B77" w:rsidRPr="003977EA" w:rsidRDefault="0083587F" w:rsidP="003977EA">
      <w:pPr>
        <w:rPr>
          <w:sz w:val="22"/>
          <w:szCs w:val="22"/>
        </w:rPr>
      </w:pPr>
      <w:r w:rsidRPr="003977EA">
        <w:rPr>
          <w:sz w:val="22"/>
          <w:szCs w:val="22"/>
        </w:rPr>
        <w:t xml:space="preserve">For queries and further information please contact: </w:t>
      </w:r>
    </w:p>
    <w:p w14:paraId="00000017" w14:textId="7C6BF8D5" w:rsidR="009B5B77" w:rsidRPr="003977EA" w:rsidRDefault="0083587F" w:rsidP="003977EA">
      <w:pPr>
        <w:rPr>
          <w:sz w:val="22"/>
          <w:szCs w:val="22"/>
          <w:lang w:val="fr-FR"/>
        </w:rPr>
      </w:pPr>
      <w:r w:rsidRPr="003977EA">
        <w:rPr>
          <w:sz w:val="22"/>
          <w:szCs w:val="22"/>
        </w:rPr>
        <w:tab/>
      </w:r>
      <w:r w:rsidRPr="003977EA">
        <w:rPr>
          <w:sz w:val="22"/>
          <w:szCs w:val="22"/>
          <w:lang w:val="fr-FR"/>
        </w:rPr>
        <w:t xml:space="preserve">Olivier Ausseil, Traverse Environmental </w:t>
      </w:r>
    </w:p>
    <w:p w14:paraId="00000018" w14:textId="77777777" w:rsidR="009B5B77" w:rsidRPr="003977EA" w:rsidRDefault="0083587F" w:rsidP="003977EA">
      <w:pPr>
        <w:ind w:firstLine="720"/>
        <w:rPr>
          <w:color w:val="3F9BAB"/>
          <w:sz w:val="22"/>
          <w:szCs w:val="22"/>
        </w:rPr>
      </w:pPr>
      <w:r w:rsidRPr="003977EA">
        <w:rPr>
          <w:sz w:val="22"/>
          <w:szCs w:val="22"/>
        </w:rPr>
        <w:t>olivier@traverse.co.nz</w:t>
      </w:r>
    </w:p>
    <w:p w14:paraId="00000019" w14:textId="77777777" w:rsidR="009B5B77" w:rsidRDefault="009B5B77">
      <w:pPr>
        <w:pBdr>
          <w:top w:val="nil"/>
          <w:left w:val="nil"/>
          <w:bottom w:val="nil"/>
          <w:right w:val="nil"/>
          <w:between w:val="nil"/>
        </w:pBdr>
        <w:spacing w:before="200"/>
        <w:rPr>
          <w:b/>
          <w:color w:val="2F2F2F"/>
          <w:sz w:val="22"/>
          <w:szCs w:val="22"/>
        </w:rPr>
      </w:pPr>
    </w:p>
    <w:p w14:paraId="0000001A" w14:textId="77777777" w:rsidR="009B5B77" w:rsidRDefault="009B5B77">
      <w:pPr>
        <w:pBdr>
          <w:top w:val="nil"/>
          <w:left w:val="nil"/>
          <w:bottom w:val="nil"/>
          <w:right w:val="nil"/>
          <w:between w:val="nil"/>
        </w:pBdr>
        <w:spacing w:before="200"/>
        <w:rPr>
          <w:b/>
          <w:color w:val="2F2F2F"/>
          <w:sz w:val="22"/>
          <w:szCs w:val="22"/>
        </w:rPr>
      </w:pPr>
    </w:p>
    <w:p w14:paraId="0000001B" w14:textId="1699596A" w:rsidR="009B5B77" w:rsidRDefault="009B5B77">
      <w:pPr>
        <w:pBdr>
          <w:top w:val="nil"/>
          <w:left w:val="nil"/>
          <w:bottom w:val="nil"/>
          <w:right w:val="nil"/>
          <w:between w:val="nil"/>
        </w:pBdr>
        <w:spacing w:before="200"/>
        <w:rPr>
          <w:b/>
          <w:color w:val="2F2F2F"/>
          <w:sz w:val="22"/>
          <w:szCs w:val="22"/>
        </w:rPr>
      </w:pPr>
    </w:p>
    <w:p w14:paraId="0000001C" w14:textId="16FFBFD8" w:rsidR="009B5B77" w:rsidRDefault="009B5B77">
      <w:pPr>
        <w:rPr>
          <w:sz w:val="18"/>
          <w:szCs w:val="18"/>
        </w:rPr>
      </w:pPr>
    </w:p>
    <w:p w14:paraId="25388D63" w14:textId="73706F0B" w:rsidR="00870FAB" w:rsidRDefault="00870FAB">
      <w:pPr>
        <w:rPr>
          <w:sz w:val="18"/>
          <w:szCs w:val="18"/>
        </w:rPr>
      </w:pPr>
    </w:p>
    <w:p w14:paraId="38C8C5A5" w14:textId="05DF7204" w:rsidR="00870FAB" w:rsidRDefault="00B76AD9">
      <w:pPr>
        <w:rPr>
          <w:sz w:val="18"/>
          <w:szCs w:val="18"/>
        </w:rPr>
      </w:pPr>
      <w:r>
        <w:rPr>
          <w:noProof/>
          <w:sz w:val="18"/>
          <w:szCs w:val="18"/>
        </w:rPr>
        <w:drawing>
          <wp:anchor distT="0" distB="0" distL="114300" distR="114300" simplePos="0" relativeHeight="251658242" behindDoc="0" locked="0" layoutInCell="1" allowOverlap="1" wp14:anchorId="64E792C4" wp14:editId="06F217C0">
            <wp:simplePos x="0" y="0"/>
            <wp:positionH relativeFrom="margin">
              <wp:posOffset>2255520</wp:posOffset>
            </wp:positionH>
            <wp:positionV relativeFrom="paragraph">
              <wp:posOffset>62230</wp:posOffset>
            </wp:positionV>
            <wp:extent cx="1438275" cy="1363823"/>
            <wp:effectExtent l="0" t="0" r="0" b="8255"/>
            <wp:wrapSquare wrapText="bothSides"/>
            <wp:docPr id="1750040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40131" name="Picture 17500401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8275" cy="1363823"/>
                    </a:xfrm>
                    <a:prstGeom prst="rect">
                      <a:avLst/>
                    </a:prstGeom>
                  </pic:spPr>
                </pic:pic>
              </a:graphicData>
            </a:graphic>
            <wp14:sizeRelH relativeFrom="page">
              <wp14:pctWidth>0</wp14:pctWidth>
            </wp14:sizeRelH>
            <wp14:sizeRelV relativeFrom="page">
              <wp14:pctHeight>0</wp14:pctHeight>
            </wp14:sizeRelV>
          </wp:anchor>
        </w:drawing>
      </w:r>
    </w:p>
    <w:p w14:paraId="7C276D82" w14:textId="61E80ECA" w:rsidR="00446D58" w:rsidRDefault="00446D58">
      <w:pPr>
        <w:rPr>
          <w:sz w:val="18"/>
          <w:szCs w:val="18"/>
        </w:rPr>
      </w:pPr>
    </w:p>
    <w:p w14:paraId="2FD36624" w14:textId="1E8C4C27" w:rsidR="00446D58" w:rsidRDefault="006254ED">
      <w:pPr>
        <w:rPr>
          <w:sz w:val="18"/>
          <w:szCs w:val="18"/>
        </w:rPr>
      </w:pPr>
      <w:r>
        <w:rPr>
          <w:noProof/>
          <w:sz w:val="18"/>
          <w:szCs w:val="18"/>
        </w:rPr>
        <w:drawing>
          <wp:anchor distT="0" distB="0" distL="114300" distR="114300" simplePos="0" relativeHeight="251658243" behindDoc="1" locked="0" layoutInCell="1" allowOverlap="1" wp14:anchorId="431431AF" wp14:editId="2A24105B">
            <wp:simplePos x="0" y="0"/>
            <wp:positionH relativeFrom="column">
              <wp:posOffset>3909695</wp:posOffset>
            </wp:positionH>
            <wp:positionV relativeFrom="paragraph">
              <wp:posOffset>6985</wp:posOffset>
            </wp:positionV>
            <wp:extent cx="1912620" cy="572135"/>
            <wp:effectExtent l="0" t="0" r="0" b="0"/>
            <wp:wrapTight wrapText="bothSides">
              <wp:wrapPolygon edited="0">
                <wp:start x="0" y="0"/>
                <wp:lineTo x="0" y="20857"/>
                <wp:lineTo x="21299" y="20857"/>
                <wp:lineTo x="21299" y="0"/>
                <wp:lineTo x="0" y="0"/>
              </wp:wrapPolygon>
            </wp:wrapTight>
            <wp:docPr id="17092217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1789" name="Picture 1" descr="A black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2620" cy="57213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rPr>
        <w:drawing>
          <wp:anchor distT="0" distB="0" distL="114300" distR="114300" simplePos="0" relativeHeight="251658241" behindDoc="1" locked="0" layoutInCell="1" allowOverlap="1" wp14:anchorId="7F805340" wp14:editId="28AF1F4F">
            <wp:simplePos x="0" y="0"/>
            <wp:positionH relativeFrom="margin">
              <wp:align>left</wp:align>
            </wp:positionH>
            <wp:positionV relativeFrom="paragraph">
              <wp:posOffset>84455</wp:posOffset>
            </wp:positionV>
            <wp:extent cx="2070100" cy="409575"/>
            <wp:effectExtent l="0" t="0" r="6350" b="9525"/>
            <wp:wrapTight wrapText="bothSides">
              <wp:wrapPolygon edited="0">
                <wp:start x="2783" y="0"/>
                <wp:lineTo x="0" y="7033"/>
                <wp:lineTo x="0" y="16074"/>
                <wp:lineTo x="1391" y="21098"/>
                <wp:lineTo x="1590" y="21098"/>
                <wp:lineTo x="3578" y="21098"/>
                <wp:lineTo x="21467" y="21098"/>
                <wp:lineTo x="21467" y="5023"/>
                <wp:lineTo x="4373" y="0"/>
                <wp:lineTo x="2783" y="0"/>
              </wp:wrapPolygon>
            </wp:wrapTight>
            <wp:docPr id="961370666" name="Picture 1" descr="A black and grey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ack and grey text&#10;&#10;Description automatically generated"/>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07010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F7B9A" w14:textId="647CAF0F" w:rsidR="00446D58" w:rsidRDefault="00446D58">
      <w:pPr>
        <w:rPr>
          <w:sz w:val="18"/>
          <w:szCs w:val="18"/>
        </w:rPr>
      </w:pPr>
    </w:p>
    <w:p w14:paraId="48C432FE" w14:textId="6893151F" w:rsidR="00446D58" w:rsidRDefault="00446D58">
      <w:pPr>
        <w:rPr>
          <w:sz w:val="18"/>
          <w:szCs w:val="18"/>
        </w:rPr>
      </w:pPr>
    </w:p>
    <w:p w14:paraId="53DCD2BC" w14:textId="0BB44636" w:rsidR="00446D58" w:rsidRDefault="00446D58">
      <w:pPr>
        <w:rPr>
          <w:sz w:val="18"/>
          <w:szCs w:val="18"/>
        </w:rPr>
      </w:pPr>
    </w:p>
    <w:p w14:paraId="1BD55112" w14:textId="77777777" w:rsidR="00446D58" w:rsidRDefault="00446D58">
      <w:pPr>
        <w:rPr>
          <w:sz w:val="18"/>
          <w:szCs w:val="18"/>
        </w:rPr>
      </w:pPr>
    </w:p>
    <w:p w14:paraId="03EFBA21" w14:textId="77777777" w:rsidR="00446D58" w:rsidRDefault="00446D58">
      <w:pPr>
        <w:rPr>
          <w:sz w:val="18"/>
          <w:szCs w:val="18"/>
        </w:rPr>
      </w:pPr>
    </w:p>
    <w:p w14:paraId="77E6FE2B" w14:textId="77777777" w:rsidR="006254ED" w:rsidRDefault="006254ED">
      <w:pPr>
        <w:rPr>
          <w:sz w:val="18"/>
          <w:szCs w:val="18"/>
        </w:rPr>
      </w:pPr>
    </w:p>
    <w:p w14:paraId="0000001E" w14:textId="77777777" w:rsidR="009B5B77" w:rsidRDefault="0083587F">
      <w:pPr>
        <w:keepNext/>
        <w:keepLines/>
        <w:pBdr>
          <w:top w:val="nil"/>
          <w:left w:val="nil"/>
          <w:bottom w:val="nil"/>
          <w:right w:val="nil"/>
          <w:between w:val="nil"/>
        </w:pBdr>
        <w:spacing w:after="0" w:line="259" w:lineRule="auto"/>
        <w:ind w:left="431" w:hanging="431"/>
        <w:rPr>
          <w:color w:val="3F9BAB"/>
          <w:sz w:val="32"/>
          <w:szCs w:val="32"/>
        </w:rPr>
      </w:pPr>
      <w:r>
        <w:rPr>
          <w:color w:val="3F9BAB"/>
          <w:sz w:val="32"/>
          <w:szCs w:val="32"/>
        </w:rPr>
        <w:lastRenderedPageBreak/>
        <w:t>TABLE OF CONTENTS</w:t>
      </w:r>
    </w:p>
    <w:p w14:paraId="0000001F" w14:textId="77777777" w:rsidR="009B5B77" w:rsidRDefault="009B5B77">
      <w:pPr>
        <w:keepNext/>
        <w:keepLines/>
        <w:pBdr>
          <w:top w:val="nil"/>
          <w:left w:val="nil"/>
          <w:bottom w:val="nil"/>
          <w:right w:val="nil"/>
          <w:between w:val="nil"/>
        </w:pBdr>
        <w:spacing w:after="0" w:line="259" w:lineRule="auto"/>
        <w:ind w:left="431" w:hanging="431"/>
        <w:rPr>
          <w:color w:val="3F9BAB"/>
          <w:sz w:val="32"/>
          <w:szCs w:val="32"/>
        </w:rPr>
      </w:pPr>
    </w:p>
    <w:sdt>
      <w:sdtPr>
        <w:id w:val="-1260291391"/>
        <w:docPartObj>
          <w:docPartGallery w:val="Table of Contents"/>
          <w:docPartUnique/>
        </w:docPartObj>
      </w:sdtPr>
      <w:sdtEndPr/>
      <w:sdtContent>
        <w:p w14:paraId="27FEC027" w14:textId="48464941" w:rsidR="00B25569" w:rsidRDefault="0083587F">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r>
            <w:fldChar w:fldCharType="begin"/>
          </w:r>
          <w:r>
            <w:instrText xml:space="preserve"> TOC \h \u \z \t "Heading 1,1,Heading 2,2,Heading 3,3,"</w:instrText>
          </w:r>
          <w:r>
            <w:fldChar w:fldCharType="separate"/>
          </w:r>
          <w:hyperlink w:anchor="_Toc174707630" w:history="1">
            <w:r w:rsidR="00B25569" w:rsidRPr="008C24C3">
              <w:rPr>
                <w:rStyle w:val="Hyperlink"/>
                <w:noProof/>
              </w:rPr>
              <w:t>1</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Purpose</w:t>
            </w:r>
            <w:r w:rsidR="00B25569">
              <w:rPr>
                <w:noProof/>
                <w:webHidden/>
              </w:rPr>
              <w:tab/>
            </w:r>
            <w:r w:rsidR="00B25569">
              <w:rPr>
                <w:noProof/>
                <w:webHidden/>
              </w:rPr>
              <w:fldChar w:fldCharType="begin"/>
            </w:r>
            <w:r w:rsidR="00B25569">
              <w:rPr>
                <w:noProof/>
                <w:webHidden/>
              </w:rPr>
              <w:instrText xml:space="preserve"> PAGEREF _Toc174707630 \h </w:instrText>
            </w:r>
            <w:r w:rsidR="00B25569">
              <w:rPr>
                <w:noProof/>
                <w:webHidden/>
              </w:rPr>
            </w:r>
            <w:r w:rsidR="00B25569">
              <w:rPr>
                <w:noProof/>
                <w:webHidden/>
              </w:rPr>
              <w:fldChar w:fldCharType="separate"/>
            </w:r>
            <w:r w:rsidR="00B25569">
              <w:rPr>
                <w:noProof/>
                <w:webHidden/>
              </w:rPr>
              <w:t>4</w:t>
            </w:r>
            <w:r w:rsidR="00B25569">
              <w:rPr>
                <w:noProof/>
                <w:webHidden/>
              </w:rPr>
              <w:fldChar w:fldCharType="end"/>
            </w:r>
          </w:hyperlink>
        </w:p>
        <w:p w14:paraId="731E6C9C" w14:textId="564DE3E7"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1" w:history="1">
            <w:r w:rsidR="00B25569" w:rsidRPr="008C24C3">
              <w:rPr>
                <w:rStyle w:val="Hyperlink"/>
                <w:noProof/>
              </w:rPr>
              <w:t>1.1</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Purpose of this User Guide</w:t>
            </w:r>
            <w:r w:rsidR="00B25569">
              <w:rPr>
                <w:noProof/>
                <w:webHidden/>
              </w:rPr>
              <w:tab/>
            </w:r>
            <w:r w:rsidR="00B25569">
              <w:rPr>
                <w:noProof/>
                <w:webHidden/>
              </w:rPr>
              <w:fldChar w:fldCharType="begin"/>
            </w:r>
            <w:r w:rsidR="00B25569">
              <w:rPr>
                <w:noProof/>
                <w:webHidden/>
              </w:rPr>
              <w:instrText xml:space="preserve"> PAGEREF _Toc174707631 \h </w:instrText>
            </w:r>
            <w:r w:rsidR="00B25569">
              <w:rPr>
                <w:noProof/>
                <w:webHidden/>
              </w:rPr>
            </w:r>
            <w:r w:rsidR="00B25569">
              <w:rPr>
                <w:noProof/>
                <w:webHidden/>
              </w:rPr>
              <w:fldChar w:fldCharType="separate"/>
            </w:r>
            <w:r w:rsidR="00B25569">
              <w:rPr>
                <w:noProof/>
                <w:webHidden/>
              </w:rPr>
              <w:t>4</w:t>
            </w:r>
            <w:r w:rsidR="00B25569">
              <w:rPr>
                <w:noProof/>
                <w:webHidden/>
              </w:rPr>
              <w:fldChar w:fldCharType="end"/>
            </w:r>
          </w:hyperlink>
        </w:p>
        <w:p w14:paraId="713991B5" w14:textId="482AB3E9"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2" w:history="1">
            <w:r w:rsidR="00B25569" w:rsidRPr="008C24C3">
              <w:rPr>
                <w:rStyle w:val="Hyperlink"/>
                <w:noProof/>
              </w:rPr>
              <w:t>1.2</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Glossary of key terms</w:t>
            </w:r>
            <w:r w:rsidR="00B25569">
              <w:rPr>
                <w:noProof/>
                <w:webHidden/>
              </w:rPr>
              <w:tab/>
            </w:r>
            <w:r w:rsidR="00B25569">
              <w:rPr>
                <w:noProof/>
                <w:webHidden/>
              </w:rPr>
              <w:fldChar w:fldCharType="begin"/>
            </w:r>
            <w:r w:rsidR="00B25569">
              <w:rPr>
                <w:noProof/>
                <w:webHidden/>
              </w:rPr>
              <w:instrText xml:space="preserve"> PAGEREF _Toc174707632 \h </w:instrText>
            </w:r>
            <w:r w:rsidR="00B25569">
              <w:rPr>
                <w:noProof/>
                <w:webHidden/>
              </w:rPr>
            </w:r>
            <w:r w:rsidR="00B25569">
              <w:rPr>
                <w:noProof/>
                <w:webHidden/>
              </w:rPr>
              <w:fldChar w:fldCharType="separate"/>
            </w:r>
            <w:r w:rsidR="00B25569">
              <w:rPr>
                <w:noProof/>
                <w:webHidden/>
              </w:rPr>
              <w:t>4</w:t>
            </w:r>
            <w:r w:rsidR="00B25569">
              <w:rPr>
                <w:noProof/>
                <w:webHidden/>
              </w:rPr>
              <w:fldChar w:fldCharType="end"/>
            </w:r>
          </w:hyperlink>
        </w:p>
        <w:p w14:paraId="4897C277" w14:textId="7A01D9C6"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3" w:history="1">
            <w:r w:rsidR="00B25569" w:rsidRPr="008C24C3">
              <w:rPr>
                <w:rStyle w:val="Hyperlink"/>
                <w:noProof/>
              </w:rPr>
              <w:t>1.3</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Overview of the Freshwater Improvement Scenario Builder for Lakes WebApp</w:t>
            </w:r>
            <w:r w:rsidR="00B25569">
              <w:rPr>
                <w:noProof/>
                <w:webHidden/>
              </w:rPr>
              <w:tab/>
            </w:r>
            <w:r w:rsidR="00B25569">
              <w:rPr>
                <w:noProof/>
                <w:webHidden/>
              </w:rPr>
              <w:fldChar w:fldCharType="begin"/>
            </w:r>
            <w:r w:rsidR="00B25569">
              <w:rPr>
                <w:noProof/>
                <w:webHidden/>
              </w:rPr>
              <w:instrText xml:space="preserve"> PAGEREF _Toc174707633 \h </w:instrText>
            </w:r>
            <w:r w:rsidR="00B25569">
              <w:rPr>
                <w:noProof/>
                <w:webHidden/>
              </w:rPr>
            </w:r>
            <w:r w:rsidR="00B25569">
              <w:rPr>
                <w:noProof/>
                <w:webHidden/>
              </w:rPr>
              <w:fldChar w:fldCharType="separate"/>
            </w:r>
            <w:r w:rsidR="00B25569">
              <w:rPr>
                <w:noProof/>
                <w:webHidden/>
              </w:rPr>
              <w:t>5</w:t>
            </w:r>
            <w:r w:rsidR="00B25569">
              <w:rPr>
                <w:noProof/>
                <w:webHidden/>
              </w:rPr>
              <w:fldChar w:fldCharType="end"/>
            </w:r>
          </w:hyperlink>
        </w:p>
        <w:p w14:paraId="010C36DC" w14:textId="44A5841E"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4" w:history="1">
            <w:r w:rsidR="00B25569" w:rsidRPr="008C24C3">
              <w:rPr>
                <w:rStyle w:val="Hyperlink"/>
                <w:noProof/>
              </w:rPr>
              <w:t>1.4</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Water quality indicators</w:t>
            </w:r>
            <w:r w:rsidR="00B25569">
              <w:rPr>
                <w:noProof/>
                <w:webHidden/>
              </w:rPr>
              <w:tab/>
            </w:r>
            <w:r w:rsidR="00B25569">
              <w:rPr>
                <w:noProof/>
                <w:webHidden/>
              </w:rPr>
              <w:fldChar w:fldCharType="begin"/>
            </w:r>
            <w:r w:rsidR="00B25569">
              <w:rPr>
                <w:noProof/>
                <w:webHidden/>
              </w:rPr>
              <w:instrText xml:space="preserve"> PAGEREF _Toc174707634 \h </w:instrText>
            </w:r>
            <w:r w:rsidR="00B25569">
              <w:rPr>
                <w:noProof/>
                <w:webHidden/>
              </w:rPr>
            </w:r>
            <w:r w:rsidR="00B25569">
              <w:rPr>
                <w:noProof/>
                <w:webHidden/>
              </w:rPr>
              <w:fldChar w:fldCharType="separate"/>
            </w:r>
            <w:r w:rsidR="00B25569">
              <w:rPr>
                <w:noProof/>
                <w:webHidden/>
              </w:rPr>
              <w:t>6</w:t>
            </w:r>
            <w:r w:rsidR="00B25569">
              <w:rPr>
                <w:noProof/>
                <w:webHidden/>
              </w:rPr>
              <w:fldChar w:fldCharType="end"/>
            </w:r>
          </w:hyperlink>
        </w:p>
        <w:p w14:paraId="4CA1516A" w14:textId="0E78D1AB"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5" w:history="1">
            <w:r w:rsidR="00B25569" w:rsidRPr="008C24C3">
              <w:rPr>
                <w:rStyle w:val="Hyperlink"/>
                <w:noProof/>
              </w:rPr>
              <w:t>1.5</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Inputs and outputs</w:t>
            </w:r>
            <w:r w:rsidR="00B25569">
              <w:rPr>
                <w:noProof/>
                <w:webHidden/>
              </w:rPr>
              <w:tab/>
            </w:r>
            <w:r w:rsidR="00B25569">
              <w:rPr>
                <w:noProof/>
                <w:webHidden/>
              </w:rPr>
              <w:fldChar w:fldCharType="begin"/>
            </w:r>
            <w:r w:rsidR="00B25569">
              <w:rPr>
                <w:noProof/>
                <w:webHidden/>
              </w:rPr>
              <w:instrText xml:space="preserve"> PAGEREF _Toc174707635 \h </w:instrText>
            </w:r>
            <w:r w:rsidR="00B25569">
              <w:rPr>
                <w:noProof/>
                <w:webHidden/>
              </w:rPr>
            </w:r>
            <w:r w:rsidR="00B25569">
              <w:rPr>
                <w:noProof/>
                <w:webHidden/>
              </w:rPr>
              <w:fldChar w:fldCharType="separate"/>
            </w:r>
            <w:r w:rsidR="00B25569">
              <w:rPr>
                <w:noProof/>
                <w:webHidden/>
              </w:rPr>
              <w:t>6</w:t>
            </w:r>
            <w:r w:rsidR="00B25569">
              <w:rPr>
                <w:noProof/>
                <w:webHidden/>
              </w:rPr>
              <w:fldChar w:fldCharType="end"/>
            </w:r>
          </w:hyperlink>
        </w:p>
        <w:p w14:paraId="63BD31E3" w14:textId="34F9DE00" w:rsidR="00B25569" w:rsidRDefault="00D43AA9">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6" w:history="1">
            <w:r w:rsidR="00B25569" w:rsidRPr="008C24C3">
              <w:rPr>
                <w:rStyle w:val="Hyperlink"/>
                <w:noProof/>
              </w:rPr>
              <w:t>2</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WebApp methodology</w:t>
            </w:r>
            <w:r w:rsidR="00B25569">
              <w:rPr>
                <w:noProof/>
                <w:webHidden/>
              </w:rPr>
              <w:tab/>
            </w:r>
            <w:r w:rsidR="00B25569">
              <w:rPr>
                <w:noProof/>
                <w:webHidden/>
              </w:rPr>
              <w:fldChar w:fldCharType="begin"/>
            </w:r>
            <w:r w:rsidR="00B25569">
              <w:rPr>
                <w:noProof/>
                <w:webHidden/>
              </w:rPr>
              <w:instrText xml:space="preserve"> PAGEREF _Toc174707636 \h </w:instrText>
            </w:r>
            <w:r w:rsidR="00B25569">
              <w:rPr>
                <w:noProof/>
                <w:webHidden/>
              </w:rPr>
            </w:r>
            <w:r w:rsidR="00B25569">
              <w:rPr>
                <w:noProof/>
                <w:webHidden/>
              </w:rPr>
              <w:fldChar w:fldCharType="separate"/>
            </w:r>
            <w:r w:rsidR="00B25569">
              <w:rPr>
                <w:noProof/>
                <w:webHidden/>
              </w:rPr>
              <w:t>8</w:t>
            </w:r>
            <w:r w:rsidR="00B25569">
              <w:rPr>
                <w:noProof/>
                <w:webHidden/>
              </w:rPr>
              <w:fldChar w:fldCharType="end"/>
            </w:r>
          </w:hyperlink>
        </w:p>
        <w:p w14:paraId="6C2FC9B9" w14:textId="6D1166B3"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7" w:history="1">
            <w:r w:rsidR="00B25569" w:rsidRPr="008C24C3">
              <w:rPr>
                <w:rStyle w:val="Hyperlink"/>
                <w:noProof/>
              </w:rPr>
              <w:t>2.1</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Lake catchment delineation and land use</w:t>
            </w:r>
            <w:r w:rsidR="00B25569">
              <w:rPr>
                <w:noProof/>
                <w:webHidden/>
              </w:rPr>
              <w:tab/>
            </w:r>
            <w:r w:rsidR="00B25569">
              <w:rPr>
                <w:noProof/>
                <w:webHidden/>
              </w:rPr>
              <w:fldChar w:fldCharType="begin"/>
            </w:r>
            <w:r w:rsidR="00B25569">
              <w:rPr>
                <w:noProof/>
                <w:webHidden/>
              </w:rPr>
              <w:instrText xml:space="preserve"> PAGEREF _Toc174707637 \h </w:instrText>
            </w:r>
            <w:r w:rsidR="00B25569">
              <w:rPr>
                <w:noProof/>
                <w:webHidden/>
              </w:rPr>
            </w:r>
            <w:r w:rsidR="00B25569">
              <w:rPr>
                <w:noProof/>
                <w:webHidden/>
              </w:rPr>
              <w:fldChar w:fldCharType="separate"/>
            </w:r>
            <w:r w:rsidR="00B25569">
              <w:rPr>
                <w:noProof/>
                <w:webHidden/>
              </w:rPr>
              <w:t>8</w:t>
            </w:r>
            <w:r w:rsidR="00B25569">
              <w:rPr>
                <w:noProof/>
                <w:webHidden/>
              </w:rPr>
              <w:fldChar w:fldCharType="end"/>
            </w:r>
          </w:hyperlink>
        </w:p>
        <w:p w14:paraId="005AAC81" w14:textId="166F07EC"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8" w:history="1">
            <w:r w:rsidR="00B25569" w:rsidRPr="008C24C3">
              <w:rPr>
                <w:rStyle w:val="Hyperlink"/>
                <w:noProof/>
              </w:rPr>
              <w:t>2.2</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Current state: monitored lakes</w:t>
            </w:r>
            <w:r w:rsidR="00B25569">
              <w:rPr>
                <w:noProof/>
                <w:webHidden/>
              </w:rPr>
              <w:tab/>
            </w:r>
            <w:r w:rsidR="00B25569">
              <w:rPr>
                <w:noProof/>
                <w:webHidden/>
              </w:rPr>
              <w:fldChar w:fldCharType="begin"/>
            </w:r>
            <w:r w:rsidR="00B25569">
              <w:rPr>
                <w:noProof/>
                <w:webHidden/>
              </w:rPr>
              <w:instrText xml:space="preserve"> PAGEREF _Toc174707638 \h </w:instrText>
            </w:r>
            <w:r w:rsidR="00B25569">
              <w:rPr>
                <w:noProof/>
                <w:webHidden/>
              </w:rPr>
            </w:r>
            <w:r w:rsidR="00B25569">
              <w:rPr>
                <w:noProof/>
                <w:webHidden/>
              </w:rPr>
              <w:fldChar w:fldCharType="separate"/>
            </w:r>
            <w:r w:rsidR="00B25569">
              <w:rPr>
                <w:noProof/>
                <w:webHidden/>
              </w:rPr>
              <w:t>8</w:t>
            </w:r>
            <w:r w:rsidR="00B25569">
              <w:rPr>
                <w:noProof/>
                <w:webHidden/>
              </w:rPr>
              <w:fldChar w:fldCharType="end"/>
            </w:r>
          </w:hyperlink>
        </w:p>
        <w:p w14:paraId="319892BA" w14:textId="401B80F7"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39" w:history="1">
            <w:r w:rsidR="00B25569" w:rsidRPr="008C24C3">
              <w:rPr>
                <w:rStyle w:val="Hyperlink"/>
                <w:noProof/>
              </w:rPr>
              <w:t>2.3</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Current state: unmonitored lakes</w:t>
            </w:r>
            <w:r w:rsidR="00B25569">
              <w:rPr>
                <w:noProof/>
                <w:webHidden/>
              </w:rPr>
              <w:tab/>
            </w:r>
            <w:r w:rsidR="00B25569">
              <w:rPr>
                <w:noProof/>
                <w:webHidden/>
              </w:rPr>
              <w:fldChar w:fldCharType="begin"/>
            </w:r>
            <w:r w:rsidR="00B25569">
              <w:rPr>
                <w:noProof/>
                <w:webHidden/>
              </w:rPr>
              <w:instrText xml:space="preserve"> PAGEREF _Toc174707639 \h </w:instrText>
            </w:r>
            <w:r w:rsidR="00B25569">
              <w:rPr>
                <w:noProof/>
                <w:webHidden/>
              </w:rPr>
            </w:r>
            <w:r w:rsidR="00B25569">
              <w:rPr>
                <w:noProof/>
                <w:webHidden/>
              </w:rPr>
              <w:fldChar w:fldCharType="separate"/>
            </w:r>
            <w:r w:rsidR="00B25569">
              <w:rPr>
                <w:noProof/>
                <w:webHidden/>
              </w:rPr>
              <w:t>8</w:t>
            </w:r>
            <w:r w:rsidR="00B25569">
              <w:rPr>
                <w:noProof/>
                <w:webHidden/>
              </w:rPr>
              <w:fldChar w:fldCharType="end"/>
            </w:r>
          </w:hyperlink>
        </w:p>
        <w:p w14:paraId="4541B673" w14:textId="345D81C7"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0" w:history="1">
            <w:r w:rsidR="00B25569" w:rsidRPr="008C24C3">
              <w:rPr>
                <w:rStyle w:val="Hyperlink"/>
                <w:noProof/>
              </w:rPr>
              <w:t>2.4</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Reference state</w:t>
            </w:r>
            <w:r w:rsidR="00B25569">
              <w:rPr>
                <w:noProof/>
                <w:webHidden/>
              </w:rPr>
              <w:tab/>
            </w:r>
            <w:r w:rsidR="00B25569">
              <w:rPr>
                <w:noProof/>
                <w:webHidden/>
              </w:rPr>
              <w:fldChar w:fldCharType="begin"/>
            </w:r>
            <w:r w:rsidR="00B25569">
              <w:rPr>
                <w:noProof/>
                <w:webHidden/>
              </w:rPr>
              <w:instrText xml:space="preserve"> PAGEREF _Toc174707640 \h </w:instrText>
            </w:r>
            <w:r w:rsidR="00B25569">
              <w:rPr>
                <w:noProof/>
                <w:webHidden/>
              </w:rPr>
            </w:r>
            <w:r w:rsidR="00B25569">
              <w:rPr>
                <w:noProof/>
                <w:webHidden/>
              </w:rPr>
              <w:fldChar w:fldCharType="separate"/>
            </w:r>
            <w:r w:rsidR="00B25569">
              <w:rPr>
                <w:noProof/>
                <w:webHidden/>
              </w:rPr>
              <w:t>8</w:t>
            </w:r>
            <w:r w:rsidR="00B25569">
              <w:rPr>
                <w:noProof/>
                <w:webHidden/>
              </w:rPr>
              <w:fldChar w:fldCharType="end"/>
            </w:r>
          </w:hyperlink>
        </w:p>
        <w:p w14:paraId="05012994" w14:textId="105C863B"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1" w:history="1">
            <w:r w:rsidR="00B25569" w:rsidRPr="008C24C3">
              <w:rPr>
                <w:rStyle w:val="Hyperlink"/>
                <w:noProof/>
              </w:rPr>
              <w:t>2.5</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Modelling catchment management scenarios</w:t>
            </w:r>
            <w:r w:rsidR="00B25569">
              <w:rPr>
                <w:noProof/>
                <w:webHidden/>
              </w:rPr>
              <w:tab/>
            </w:r>
            <w:r w:rsidR="00B25569">
              <w:rPr>
                <w:noProof/>
                <w:webHidden/>
              </w:rPr>
              <w:fldChar w:fldCharType="begin"/>
            </w:r>
            <w:r w:rsidR="00B25569">
              <w:rPr>
                <w:noProof/>
                <w:webHidden/>
              </w:rPr>
              <w:instrText xml:space="preserve"> PAGEREF _Toc174707641 \h </w:instrText>
            </w:r>
            <w:r w:rsidR="00B25569">
              <w:rPr>
                <w:noProof/>
                <w:webHidden/>
              </w:rPr>
            </w:r>
            <w:r w:rsidR="00B25569">
              <w:rPr>
                <w:noProof/>
                <w:webHidden/>
              </w:rPr>
              <w:fldChar w:fldCharType="separate"/>
            </w:r>
            <w:r w:rsidR="00B25569">
              <w:rPr>
                <w:noProof/>
                <w:webHidden/>
              </w:rPr>
              <w:t>8</w:t>
            </w:r>
            <w:r w:rsidR="00B25569">
              <w:rPr>
                <w:noProof/>
                <w:webHidden/>
              </w:rPr>
              <w:fldChar w:fldCharType="end"/>
            </w:r>
          </w:hyperlink>
        </w:p>
        <w:p w14:paraId="18A4D767" w14:textId="6C1455C7"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2" w:history="1">
            <w:r w:rsidR="00B25569" w:rsidRPr="008C24C3">
              <w:rPr>
                <w:rStyle w:val="Hyperlink"/>
                <w:noProof/>
              </w:rPr>
              <w:t>2.5.1</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Nutrient loss rates</w:t>
            </w:r>
            <w:r w:rsidR="00B25569">
              <w:rPr>
                <w:noProof/>
                <w:webHidden/>
              </w:rPr>
              <w:tab/>
            </w:r>
            <w:r w:rsidR="00B25569">
              <w:rPr>
                <w:noProof/>
                <w:webHidden/>
              </w:rPr>
              <w:fldChar w:fldCharType="begin"/>
            </w:r>
            <w:r w:rsidR="00B25569">
              <w:rPr>
                <w:noProof/>
                <w:webHidden/>
              </w:rPr>
              <w:instrText xml:space="preserve"> PAGEREF _Toc174707642 \h </w:instrText>
            </w:r>
            <w:r w:rsidR="00B25569">
              <w:rPr>
                <w:noProof/>
                <w:webHidden/>
              </w:rPr>
            </w:r>
            <w:r w:rsidR="00B25569">
              <w:rPr>
                <w:noProof/>
                <w:webHidden/>
              </w:rPr>
              <w:fldChar w:fldCharType="separate"/>
            </w:r>
            <w:r w:rsidR="00B25569">
              <w:rPr>
                <w:noProof/>
                <w:webHidden/>
              </w:rPr>
              <w:t>8</w:t>
            </w:r>
            <w:r w:rsidR="00B25569">
              <w:rPr>
                <w:noProof/>
                <w:webHidden/>
              </w:rPr>
              <w:fldChar w:fldCharType="end"/>
            </w:r>
          </w:hyperlink>
        </w:p>
        <w:p w14:paraId="06E84C95" w14:textId="08DC1221"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3" w:history="1">
            <w:r w:rsidR="00B25569" w:rsidRPr="008C24C3">
              <w:rPr>
                <w:rStyle w:val="Hyperlink"/>
                <w:noProof/>
              </w:rPr>
              <w:t>2.5.2</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Assigning nutrient loss rates to land areas</w:t>
            </w:r>
            <w:r w:rsidR="00B25569">
              <w:rPr>
                <w:noProof/>
                <w:webHidden/>
              </w:rPr>
              <w:tab/>
            </w:r>
            <w:r w:rsidR="00B25569">
              <w:rPr>
                <w:noProof/>
                <w:webHidden/>
              </w:rPr>
              <w:fldChar w:fldCharType="begin"/>
            </w:r>
            <w:r w:rsidR="00B25569">
              <w:rPr>
                <w:noProof/>
                <w:webHidden/>
              </w:rPr>
              <w:instrText xml:space="preserve"> PAGEREF _Toc174707643 \h </w:instrText>
            </w:r>
            <w:r w:rsidR="00B25569">
              <w:rPr>
                <w:noProof/>
                <w:webHidden/>
              </w:rPr>
            </w:r>
            <w:r w:rsidR="00B25569">
              <w:rPr>
                <w:noProof/>
                <w:webHidden/>
              </w:rPr>
              <w:fldChar w:fldCharType="separate"/>
            </w:r>
            <w:r w:rsidR="00B25569">
              <w:rPr>
                <w:noProof/>
                <w:webHidden/>
              </w:rPr>
              <w:t>9</w:t>
            </w:r>
            <w:r w:rsidR="00B25569">
              <w:rPr>
                <w:noProof/>
                <w:webHidden/>
              </w:rPr>
              <w:fldChar w:fldCharType="end"/>
            </w:r>
          </w:hyperlink>
        </w:p>
        <w:p w14:paraId="18CEB285" w14:textId="140A3A47"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4" w:history="1">
            <w:r w:rsidR="00B25569" w:rsidRPr="008C24C3">
              <w:rPr>
                <w:rStyle w:val="Hyperlink"/>
                <w:noProof/>
              </w:rPr>
              <w:t>2.5.3</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Default mitigation effectiveness for nutrients</w:t>
            </w:r>
            <w:r w:rsidR="00B25569">
              <w:rPr>
                <w:noProof/>
                <w:webHidden/>
              </w:rPr>
              <w:tab/>
            </w:r>
            <w:r w:rsidR="00B25569">
              <w:rPr>
                <w:noProof/>
                <w:webHidden/>
              </w:rPr>
              <w:fldChar w:fldCharType="begin"/>
            </w:r>
            <w:r w:rsidR="00B25569">
              <w:rPr>
                <w:noProof/>
                <w:webHidden/>
              </w:rPr>
              <w:instrText xml:space="preserve"> PAGEREF _Toc174707644 \h </w:instrText>
            </w:r>
            <w:r w:rsidR="00B25569">
              <w:rPr>
                <w:noProof/>
                <w:webHidden/>
              </w:rPr>
            </w:r>
            <w:r w:rsidR="00B25569">
              <w:rPr>
                <w:noProof/>
                <w:webHidden/>
              </w:rPr>
              <w:fldChar w:fldCharType="separate"/>
            </w:r>
            <w:r w:rsidR="00B25569">
              <w:rPr>
                <w:noProof/>
                <w:webHidden/>
              </w:rPr>
              <w:t>10</w:t>
            </w:r>
            <w:r w:rsidR="00B25569">
              <w:rPr>
                <w:noProof/>
                <w:webHidden/>
              </w:rPr>
              <w:fldChar w:fldCharType="end"/>
            </w:r>
          </w:hyperlink>
        </w:p>
        <w:p w14:paraId="4CA3493E" w14:textId="6D4AFFBF"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5" w:history="1">
            <w:r w:rsidR="00B25569" w:rsidRPr="008C24C3">
              <w:rPr>
                <w:rStyle w:val="Hyperlink"/>
                <w:noProof/>
              </w:rPr>
              <w:t>2.5.4</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Estimating total current nutrient loss</w:t>
            </w:r>
            <w:r w:rsidR="00B25569">
              <w:rPr>
                <w:noProof/>
                <w:webHidden/>
              </w:rPr>
              <w:tab/>
            </w:r>
            <w:r w:rsidR="00B25569">
              <w:rPr>
                <w:noProof/>
                <w:webHidden/>
              </w:rPr>
              <w:fldChar w:fldCharType="begin"/>
            </w:r>
            <w:r w:rsidR="00B25569">
              <w:rPr>
                <w:noProof/>
                <w:webHidden/>
              </w:rPr>
              <w:instrText xml:space="preserve"> PAGEREF _Toc174707645 \h </w:instrText>
            </w:r>
            <w:r w:rsidR="00B25569">
              <w:rPr>
                <w:noProof/>
                <w:webHidden/>
              </w:rPr>
            </w:r>
            <w:r w:rsidR="00B25569">
              <w:rPr>
                <w:noProof/>
                <w:webHidden/>
              </w:rPr>
              <w:fldChar w:fldCharType="separate"/>
            </w:r>
            <w:r w:rsidR="00B25569">
              <w:rPr>
                <w:noProof/>
                <w:webHidden/>
              </w:rPr>
              <w:t>12</w:t>
            </w:r>
            <w:r w:rsidR="00B25569">
              <w:rPr>
                <w:noProof/>
                <w:webHidden/>
              </w:rPr>
              <w:fldChar w:fldCharType="end"/>
            </w:r>
          </w:hyperlink>
        </w:p>
        <w:p w14:paraId="2F3DC0D1" w14:textId="0B6B6AA6"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6" w:history="1">
            <w:r w:rsidR="00B25569" w:rsidRPr="008C24C3">
              <w:rPr>
                <w:rStyle w:val="Hyperlink"/>
                <w:noProof/>
              </w:rPr>
              <w:t>2.5.5</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Estimating the total scenario nutrient loss</w:t>
            </w:r>
            <w:r w:rsidR="00B25569">
              <w:rPr>
                <w:noProof/>
                <w:webHidden/>
              </w:rPr>
              <w:tab/>
            </w:r>
            <w:r w:rsidR="00B25569">
              <w:rPr>
                <w:noProof/>
                <w:webHidden/>
              </w:rPr>
              <w:fldChar w:fldCharType="begin"/>
            </w:r>
            <w:r w:rsidR="00B25569">
              <w:rPr>
                <w:noProof/>
                <w:webHidden/>
              </w:rPr>
              <w:instrText xml:space="preserve"> PAGEREF _Toc174707646 \h </w:instrText>
            </w:r>
            <w:r w:rsidR="00B25569">
              <w:rPr>
                <w:noProof/>
                <w:webHidden/>
              </w:rPr>
            </w:r>
            <w:r w:rsidR="00B25569">
              <w:rPr>
                <w:noProof/>
                <w:webHidden/>
              </w:rPr>
              <w:fldChar w:fldCharType="separate"/>
            </w:r>
            <w:r w:rsidR="00B25569">
              <w:rPr>
                <w:noProof/>
                <w:webHidden/>
              </w:rPr>
              <w:t>12</w:t>
            </w:r>
            <w:r w:rsidR="00B25569">
              <w:rPr>
                <w:noProof/>
                <w:webHidden/>
              </w:rPr>
              <w:fldChar w:fldCharType="end"/>
            </w:r>
          </w:hyperlink>
        </w:p>
        <w:p w14:paraId="6F1ADDFA" w14:textId="085A2D1E"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7" w:history="1">
            <w:r w:rsidR="00B25569" w:rsidRPr="008C24C3">
              <w:rPr>
                <w:rStyle w:val="Hyperlink"/>
                <w:noProof/>
              </w:rPr>
              <w:t>2.5.6</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Predicting scenario nutrient concentrations at monitoring sites</w:t>
            </w:r>
            <w:r w:rsidR="00B25569">
              <w:rPr>
                <w:noProof/>
                <w:webHidden/>
              </w:rPr>
              <w:tab/>
            </w:r>
            <w:r w:rsidR="00B25569">
              <w:rPr>
                <w:noProof/>
                <w:webHidden/>
              </w:rPr>
              <w:fldChar w:fldCharType="begin"/>
            </w:r>
            <w:r w:rsidR="00B25569">
              <w:rPr>
                <w:noProof/>
                <w:webHidden/>
              </w:rPr>
              <w:instrText xml:space="preserve"> PAGEREF _Toc174707647 \h </w:instrText>
            </w:r>
            <w:r w:rsidR="00B25569">
              <w:rPr>
                <w:noProof/>
                <w:webHidden/>
              </w:rPr>
            </w:r>
            <w:r w:rsidR="00B25569">
              <w:rPr>
                <w:noProof/>
                <w:webHidden/>
              </w:rPr>
              <w:fldChar w:fldCharType="separate"/>
            </w:r>
            <w:r w:rsidR="00B25569">
              <w:rPr>
                <w:noProof/>
                <w:webHidden/>
              </w:rPr>
              <w:t>12</w:t>
            </w:r>
            <w:r w:rsidR="00B25569">
              <w:rPr>
                <w:noProof/>
                <w:webHidden/>
              </w:rPr>
              <w:fldChar w:fldCharType="end"/>
            </w:r>
          </w:hyperlink>
        </w:p>
        <w:p w14:paraId="74C2A7AB" w14:textId="77874D39" w:rsidR="00B25569" w:rsidRDefault="00D43AA9">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8" w:history="1">
            <w:r w:rsidR="00B25569" w:rsidRPr="008C24C3">
              <w:rPr>
                <w:rStyle w:val="Hyperlink"/>
                <w:noProof/>
              </w:rPr>
              <w:t>3</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Examples of outputs for selected scenarios</w:t>
            </w:r>
            <w:r w:rsidR="00B25569">
              <w:rPr>
                <w:noProof/>
                <w:webHidden/>
              </w:rPr>
              <w:tab/>
            </w:r>
            <w:r w:rsidR="00B25569">
              <w:rPr>
                <w:noProof/>
                <w:webHidden/>
              </w:rPr>
              <w:fldChar w:fldCharType="begin"/>
            </w:r>
            <w:r w:rsidR="00B25569">
              <w:rPr>
                <w:noProof/>
                <w:webHidden/>
              </w:rPr>
              <w:instrText xml:space="preserve"> PAGEREF _Toc174707648 \h </w:instrText>
            </w:r>
            <w:r w:rsidR="00B25569">
              <w:rPr>
                <w:noProof/>
                <w:webHidden/>
              </w:rPr>
            </w:r>
            <w:r w:rsidR="00B25569">
              <w:rPr>
                <w:noProof/>
                <w:webHidden/>
              </w:rPr>
              <w:fldChar w:fldCharType="separate"/>
            </w:r>
            <w:r w:rsidR="00B25569">
              <w:rPr>
                <w:noProof/>
                <w:webHidden/>
              </w:rPr>
              <w:t>13</w:t>
            </w:r>
            <w:r w:rsidR="00B25569">
              <w:rPr>
                <w:noProof/>
                <w:webHidden/>
              </w:rPr>
              <w:fldChar w:fldCharType="end"/>
            </w:r>
          </w:hyperlink>
        </w:p>
        <w:p w14:paraId="6AA74208" w14:textId="6FFC705A" w:rsidR="00B25569" w:rsidRDefault="00D43AA9">
          <w:pPr>
            <w:pStyle w:val="TOC1"/>
            <w:tabs>
              <w:tab w:val="left" w:pos="44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49" w:history="1">
            <w:r w:rsidR="00B25569" w:rsidRPr="008C24C3">
              <w:rPr>
                <w:rStyle w:val="Hyperlink"/>
                <w:noProof/>
              </w:rPr>
              <w:t>4</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User Guide</w:t>
            </w:r>
            <w:r w:rsidR="00B25569">
              <w:rPr>
                <w:noProof/>
                <w:webHidden/>
              </w:rPr>
              <w:tab/>
            </w:r>
            <w:r w:rsidR="00B25569">
              <w:rPr>
                <w:noProof/>
                <w:webHidden/>
              </w:rPr>
              <w:fldChar w:fldCharType="begin"/>
            </w:r>
            <w:r w:rsidR="00B25569">
              <w:rPr>
                <w:noProof/>
                <w:webHidden/>
              </w:rPr>
              <w:instrText xml:space="preserve"> PAGEREF _Toc174707649 \h </w:instrText>
            </w:r>
            <w:r w:rsidR="00B25569">
              <w:rPr>
                <w:noProof/>
                <w:webHidden/>
              </w:rPr>
            </w:r>
            <w:r w:rsidR="00B25569">
              <w:rPr>
                <w:noProof/>
                <w:webHidden/>
              </w:rPr>
              <w:fldChar w:fldCharType="separate"/>
            </w:r>
            <w:r w:rsidR="00B25569">
              <w:rPr>
                <w:noProof/>
                <w:webHidden/>
              </w:rPr>
              <w:t>13</w:t>
            </w:r>
            <w:r w:rsidR="00B25569">
              <w:rPr>
                <w:noProof/>
                <w:webHidden/>
              </w:rPr>
              <w:fldChar w:fldCharType="end"/>
            </w:r>
          </w:hyperlink>
        </w:p>
        <w:p w14:paraId="2D9D10F0" w14:textId="1B1E9E4B"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0" w:history="1">
            <w:r w:rsidR="00B25569" w:rsidRPr="008C24C3">
              <w:rPr>
                <w:rStyle w:val="Hyperlink"/>
                <w:noProof/>
              </w:rPr>
              <w:t>4.1</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Using the WebApp to explore water quality current state</w:t>
            </w:r>
            <w:r w:rsidR="00B25569">
              <w:rPr>
                <w:noProof/>
                <w:webHidden/>
              </w:rPr>
              <w:tab/>
            </w:r>
            <w:r w:rsidR="00B25569">
              <w:rPr>
                <w:noProof/>
                <w:webHidden/>
              </w:rPr>
              <w:fldChar w:fldCharType="begin"/>
            </w:r>
            <w:r w:rsidR="00B25569">
              <w:rPr>
                <w:noProof/>
                <w:webHidden/>
              </w:rPr>
              <w:instrText xml:space="preserve"> PAGEREF _Toc174707650 \h </w:instrText>
            </w:r>
            <w:r w:rsidR="00B25569">
              <w:rPr>
                <w:noProof/>
                <w:webHidden/>
              </w:rPr>
            </w:r>
            <w:r w:rsidR="00B25569">
              <w:rPr>
                <w:noProof/>
                <w:webHidden/>
              </w:rPr>
              <w:fldChar w:fldCharType="separate"/>
            </w:r>
            <w:r w:rsidR="00B25569">
              <w:rPr>
                <w:noProof/>
                <w:webHidden/>
              </w:rPr>
              <w:t>13</w:t>
            </w:r>
            <w:r w:rsidR="00B25569">
              <w:rPr>
                <w:noProof/>
                <w:webHidden/>
              </w:rPr>
              <w:fldChar w:fldCharType="end"/>
            </w:r>
          </w:hyperlink>
        </w:p>
        <w:p w14:paraId="7D9F8D78" w14:textId="105362F5"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1" w:history="1">
            <w:r w:rsidR="00B25569" w:rsidRPr="008C24C3">
              <w:rPr>
                <w:rStyle w:val="Hyperlink"/>
                <w:noProof/>
              </w:rPr>
              <w:t>4.2</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Using the WebApp to assess catchment scenarios</w:t>
            </w:r>
            <w:r w:rsidR="00B25569">
              <w:rPr>
                <w:noProof/>
                <w:webHidden/>
              </w:rPr>
              <w:tab/>
            </w:r>
            <w:r w:rsidR="00B25569">
              <w:rPr>
                <w:noProof/>
                <w:webHidden/>
              </w:rPr>
              <w:fldChar w:fldCharType="begin"/>
            </w:r>
            <w:r w:rsidR="00B25569">
              <w:rPr>
                <w:noProof/>
                <w:webHidden/>
              </w:rPr>
              <w:instrText xml:space="preserve"> PAGEREF _Toc174707651 \h </w:instrText>
            </w:r>
            <w:r w:rsidR="00B25569">
              <w:rPr>
                <w:noProof/>
                <w:webHidden/>
              </w:rPr>
            </w:r>
            <w:r w:rsidR="00B25569">
              <w:rPr>
                <w:noProof/>
                <w:webHidden/>
              </w:rPr>
              <w:fldChar w:fldCharType="separate"/>
            </w:r>
            <w:r w:rsidR="00B25569">
              <w:rPr>
                <w:noProof/>
                <w:webHidden/>
              </w:rPr>
              <w:t>13</w:t>
            </w:r>
            <w:r w:rsidR="00B25569">
              <w:rPr>
                <w:noProof/>
                <w:webHidden/>
              </w:rPr>
              <w:fldChar w:fldCharType="end"/>
            </w:r>
          </w:hyperlink>
        </w:p>
        <w:p w14:paraId="6D031CF7" w14:textId="30BE85B9"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2" w:history="1">
            <w:r w:rsidR="00B25569" w:rsidRPr="008C24C3">
              <w:rPr>
                <w:rStyle w:val="Hyperlink"/>
                <w:noProof/>
              </w:rPr>
              <w:t>4.2.1</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Land mitigation scenario</w:t>
            </w:r>
            <w:r w:rsidR="00B25569">
              <w:rPr>
                <w:noProof/>
                <w:webHidden/>
              </w:rPr>
              <w:tab/>
            </w:r>
            <w:r w:rsidR="00B25569">
              <w:rPr>
                <w:noProof/>
                <w:webHidden/>
              </w:rPr>
              <w:fldChar w:fldCharType="begin"/>
            </w:r>
            <w:r w:rsidR="00B25569">
              <w:rPr>
                <w:noProof/>
                <w:webHidden/>
              </w:rPr>
              <w:instrText xml:space="preserve"> PAGEREF _Toc174707652 \h </w:instrText>
            </w:r>
            <w:r w:rsidR="00B25569">
              <w:rPr>
                <w:noProof/>
                <w:webHidden/>
              </w:rPr>
            </w:r>
            <w:r w:rsidR="00B25569">
              <w:rPr>
                <w:noProof/>
                <w:webHidden/>
              </w:rPr>
              <w:fldChar w:fldCharType="separate"/>
            </w:r>
            <w:r w:rsidR="00B25569">
              <w:rPr>
                <w:noProof/>
                <w:webHidden/>
              </w:rPr>
              <w:t>13</w:t>
            </w:r>
            <w:r w:rsidR="00B25569">
              <w:rPr>
                <w:noProof/>
                <w:webHidden/>
              </w:rPr>
              <w:fldChar w:fldCharType="end"/>
            </w:r>
          </w:hyperlink>
        </w:p>
        <w:p w14:paraId="2B7B30FC" w14:textId="018F23AA"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3" w:history="1">
            <w:r w:rsidR="00B25569" w:rsidRPr="008C24C3">
              <w:rPr>
                <w:rStyle w:val="Hyperlink"/>
                <w:noProof/>
              </w:rPr>
              <w:t>4.2.2</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Land use change scenario</w:t>
            </w:r>
            <w:r w:rsidR="00B25569">
              <w:rPr>
                <w:noProof/>
                <w:webHidden/>
              </w:rPr>
              <w:tab/>
            </w:r>
            <w:r w:rsidR="00B25569">
              <w:rPr>
                <w:noProof/>
                <w:webHidden/>
              </w:rPr>
              <w:fldChar w:fldCharType="begin"/>
            </w:r>
            <w:r w:rsidR="00B25569">
              <w:rPr>
                <w:noProof/>
                <w:webHidden/>
              </w:rPr>
              <w:instrText xml:space="preserve"> PAGEREF _Toc174707653 \h </w:instrText>
            </w:r>
            <w:r w:rsidR="00B25569">
              <w:rPr>
                <w:noProof/>
                <w:webHidden/>
              </w:rPr>
            </w:r>
            <w:r w:rsidR="00B25569">
              <w:rPr>
                <w:noProof/>
                <w:webHidden/>
              </w:rPr>
              <w:fldChar w:fldCharType="separate"/>
            </w:r>
            <w:r w:rsidR="00B25569">
              <w:rPr>
                <w:noProof/>
                <w:webHidden/>
              </w:rPr>
              <w:t>13</w:t>
            </w:r>
            <w:r w:rsidR="00B25569">
              <w:rPr>
                <w:noProof/>
                <w:webHidden/>
              </w:rPr>
              <w:fldChar w:fldCharType="end"/>
            </w:r>
          </w:hyperlink>
        </w:p>
        <w:p w14:paraId="3012F3C3" w14:textId="4B4A9543" w:rsidR="00B25569" w:rsidRDefault="00D43AA9">
          <w:pPr>
            <w:pStyle w:val="TOC3"/>
            <w:tabs>
              <w:tab w:val="left" w:pos="120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4" w:history="1">
            <w:r w:rsidR="00B25569" w:rsidRPr="008C24C3">
              <w:rPr>
                <w:rStyle w:val="Hyperlink"/>
                <w:noProof/>
              </w:rPr>
              <w:t>4.2.3</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Exporting the results</w:t>
            </w:r>
            <w:r w:rsidR="00B25569">
              <w:rPr>
                <w:noProof/>
                <w:webHidden/>
              </w:rPr>
              <w:tab/>
            </w:r>
            <w:r w:rsidR="00B25569">
              <w:rPr>
                <w:noProof/>
                <w:webHidden/>
              </w:rPr>
              <w:fldChar w:fldCharType="begin"/>
            </w:r>
            <w:r w:rsidR="00B25569">
              <w:rPr>
                <w:noProof/>
                <w:webHidden/>
              </w:rPr>
              <w:instrText xml:space="preserve"> PAGEREF _Toc174707654 \h </w:instrText>
            </w:r>
            <w:r w:rsidR="00B25569">
              <w:rPr>
                <w:noProof/>
                <w:webHidden/>
              </w:rPr>
            </w:r>
            <w:r w:rsidR="00B25569">
              <w:rPr>
                <w:noProof/>
                <w:webHidden/>
              </w:rPr>
              <w:fldChar w:fldCharType="separate"/>
            </w:r>
            <w:r w:rsidR="00B25569">
              <w:rPr>
                <w:noProof/>
                <w:webHidden/>
              </w:rPr>
              <w:t>13</w:t>
            </w:r>
            <w:r w:rsidR="00B25569">
              <w:rPr>
                <w:noProof/>
                <w:webHidden/>
              </w:rPr>
              <w:fldChar w:fldCharType="end"/>
            </w:r>
          </w:hyperlink>
        </w:p>
        <w:p w14:paraId="621E4CDD" w14:textId="355F793A"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5" w:history="1">
            <w:r w:rsidR="00B25569" w:rsidRPr="008C24C3">
              <w:rPr>
                <w:rStyle w:val="Hyperlink"/>
                <w:noProof/>
              </w:rPr>
              <w:t>4.3</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Example</w:t>
            </w:r>
            <w:r w:rsidR="00B25569">
              <w:rPr>
                <w:noProof/>
                <w:webHidden/>
              </w:rPr>
              <w:tab/>
            </w:r>
            <w:r w:rsidR="00B25569">
              <w:rPr>
                <w:noProof/>
                <w:webHidden/>
              </w:rPr>
              <w:fldChar w:fldCharType="begin"/>
            </w:r>
            <w:r w:rsidR="00B25569">
              <w:rPr>
                <w:noProof/>
                <w:webHidden/>
              </w:rPr>
              <w:instrText xml:space="preserve"> PAGEREF _Toc174707655 \h </w:instrText>
            </w:r>
            <w:r w:rsidR="00B25569">
              <w:rPr>
                <w:noProof/>
                <w:webHidden/>
              </w:rPr>
            </w:r>
            <w:r w:rsidR="00B25569">
              <w:rPr>
                <w:noProof/>
                <w:webHidden/>
              </w:rPr>
              <w:fldChar w:fldCharType="separate"/>
            </w:r>
            <w:r w:rsidR="00B25569">
              <w:rPr>
                <w:noProof/>
                <w:webHidden/>
              </w:rPr>
              <w:t>14</w:t>
            </w:r>
            <w:r w:rsidR="00B25569">
              <w:rPr>
                <w:noProof/>
                <w:webHidden/>
              </w:rPr>
              <w:fldChar w:fldCharType="end"/>
            </w:r>
          </w:hyperlink>
        </w:p>
        <w:p w14:paraId="3F77AFFF" w14:textId="5D875CEF" w:rsidR="00B25569" w:rsidRDefault="00D43AA9">
          <w:pPr>
            <w:pStyle w:val="TOC2"/>
            <w:tabs>
              <w:tab w:val="left" w:pos="720"/>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6" w:history="1">
            <w:r w:rsidR="00B25569" w:rsidRPr="008C24C3">
              <w:rPr>
                <w:rStyle w:val="Hyperlink"/>
                <w:noProof/>
              </w:rPr>
              <w:t>4.4</w:t>
            </w:r>
            <w:r w:rsidR="00B25569">
              <w:rPr>
                <w:rFonts w:asciiTheme="minorHAnsi" w:eastAsiaTheme="minorEastAsia" w:hAnsiTheme="minorHAnsi" w:cstheme="minorBidi"/>
                <w:noProof/>
                <w:color w:val="auto"/>
                <w:kern w:val="2"/>
                <w:sz w:val="24"/>
                <w:szCs w:val="24"/>
                <w:lang w:val="en-NZ"/>
                <w14:ligatures w14:val="standardContextual"/>
              </w:rPr>
              <w:tab/>
            </w:r>
            <w:r w:rsidR="00B25569" w:rsidRPr="008C24C3">
              <w:rPr>
                <w:rStyle w:val="Hyperlink"/>
                <w:noProof/>
              </w:rPr>
              <w:t>Troubleshooting</w:t>
            </w:r>
            <w:r w:rsidR="00B25569">
              <w:rPr>
                <w:noProof/>
                <w:webHidden/>
              </w:rPr>
              <w:tab/>
            </w:r>
            <w:r w:rsidR="00B25569">
              <w:rPr>
                <w:noProof/>
                <w:webHidden/>
              </w:rPr>
              <w:fldChar w:fldCharType="begin"/>
            </w:r>
            <w:r w:rsidR="00B25569">
              <w:rPr>
                <w:noProof/>
                <w:webHidden/>
              </w:rPr>
              <w:instrText xml:space="preserve"> PAGEREF _Toc174707656 \h </w:instrText>
            </w:r>
            <w:r w:rsidR="00B25569">
              <w:rPr>
                <w:noProof/>
                <w:webHidden/>
              </w:rPr>
            </w:r>
            <w:r w:rsidR="00B25569">
              <w:rPr>
                <w:noProof/>
                <w:webHidden/>
              </w:rPr>
              <w:fldChar w:fldCharType="separate"/>
            </w:r>
            <w:r w:rsidR="00B25569">
              <w:rPr>
                <w:noProof/>
                <w:webHidden/>
              </w:rPr>
              <w:t>14</w:t>
            </w:r>
            <w:r w:rsidR="00B25569">
              <w:rPr>
                <w:noProof/>
                <w:webHidden/>
              </w:rPr>
              <w:fldChar w:fldCharType="end"/>
            </w:r>
          </w:hyperlink>
        </w:p>
        <w:p w14:paraId="6DA7B12F" w14:textId="0B621EF1" w:rsidR="00B25569" w:rsidRDefault="00D43AA9">
          <w:pPr>
            <w:pStyle w:val="TOC1"/>
            <w:tabs>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7" w:history="1">
            <w:r w:rsidR="00B25569" w:rsidRPr="008C24C3">
              <w:rPr>
                <w:rStyle w:val="Hyperlink"/>
                <w:noProof/>
              </w:rPr>
              <w:t>Acknowledgements</w:t>
            </w:r>
            <w:r w:rsidR="00B25569">
              <w:rPr>
                <w:noProof/>
                <w:webHidden/>
              </w:rPr>
              <w:tab/>
            </w:r>
            <w:r w:rsidR="00B25569">
              <w:rPr>
                <w:noProof/>
                <w:webHidden/>
              </w:rPr>
              <w:fldChar w:fldCharType="begin"/>
            </w:r>
            <w:r w:rsidR="00B25569">
              <w:rPr>
                <w:noProof/>
                <w:webHidden/>
              </w:rPr>
              <w:instrText xml:space="preserve"> PAGEREF _Toc174707657 \h </w:instrText>
            </w:r>
            <w:r w:rsidR="00B25569">
              <w:rPr>
                <w:noProof/>
                <w:webHidden/>
              </w:rPr>
            </w:r>
            <w:r w:rsidR="00B25569">
              <w:rPr>
                <w:noProof/>
                <w:webHidden/>
              </w:rPr>
              <w:fldChar w:fldCharType="separate"/>
            </w:r>
            <w:r w:rsidR="00B25569">
              <w:rPr>
                <w:noProof/>
                <w:webHidden/>
              </w:rPr>
              <w:t>15</w:t>
            </w:r>
            <w:r w:rsidR="00B25569">
              <w:rPr>
                <w:noProof/>
                <w:webHidden/>
              </w:rPr>
              <w:fldChar w:fldCharType="end"/>
            </w:r>
          </w:hyperlink>
        </w:p>
        <w:p w14:paraId="55455953" w14:textId="6CB71638" w:rsidR="00B25569" w:rsidRDefault="00D43AA9">
          <w:pPr>
            <w:pStyle w:val="TOC1"/>
            <w:tabs>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8" w:history="1">
            <w:r w:rsidR="00B25569" w:rsidRPr="008C24C3">
              <w:rPr>
                <w:rStyle w:val="Hyperlink"/>
                <w:noProof/>
              </w:rPr>
              <w:t>References</w:t>
            </w:r>
            <w:r w:rsidR="00B25569">
              <w:rPr>
                <w:noProof/>
                <w:webHidden/>
              </w:rPr>
              <w:tab/>
            </w:r>
            <w:r w:rsidR="00B25569">
              <w:rPr>
                <w:noProof/>
                <w:webHidden/>
              </w:rPr>
              <w:fldChar w:fldCharType="begin"/>
            </w:r>
            <w:r w:rsidR="00B25569">
              <w:rPr>
                <w:noProof/>
                <w:webHidden/>
              </w:rPr>
              <w:instrText xml:space="preserve"> PAGEREF _Toc174707658 \h </w:instrText>
            </w:r>
            <w:r w:rsidR="00B25569">
              <w:rPr>
                <w:noProof/>
                <w:webHidden/>
              </w:rPr>
            </w:r>
            <w:r w:rsidR="00B25569">
              <w:rPr>
                <w:noProof/>
                <w:webHidden/>
              </w:rPr>
              <w:fldChar w:fldCharType="separate"/>
            </w:r>
            <w:r w:rsidR="00B25569">
              <w:rPr>
                <w:noProof/>
                <w:webHidden/>
              </w:rPr>
              <w:t>16</w:t>
            </w:r>
            <w:r w:rsidR="00B25569">
              <w:rPr>
                <w:noProof/>
                <w:webHidden/>
              </w:rPr>
              <w:fldChar w:fldCharType="end"/>
            </w:r>
          </w:hyperlink>
        </w:p>
        <w:p w14:paraId="6080ABBA" w14:textId="085E36B8" w:rsidR="00B25569" w:rsidRDefault="00D43AA9">
          <w:pPr>
            <w:pStyle w:val="TOC1"/>
            <w:tabs>
              <w:tab w:val="right" w:leader="dot" w:pos="9060"/>
            </w:tabs>
            <w:rPr>
              <w:rFonts w:asciiTheme="minorHAnsi" w:eastAsiaTheme="minorEastAsia" w:hAnsiTheme="minorHAnsi" w:cstheme="minorBidi"/>
              <w:noProof/>
              <w:color w:val="auto"/>
              <w:kern w:val="2"/>
              <w:sz w:val="24"/>
              <w:szCs w:val="24"/>
              <w:lang w:val="en-NZ"/>
              <w14:ligatures w14:val="standardContextual"/>
            </w:rPr>
          </w:pPr>
          <w:hyperlink w:anchor="_Toc174707659" w:history="1">
            <w:r w:rsidR="00B25569" w:rsidRPr="008C24C3">
              <w:rPr>
                <w:rStyle w:val="Hyperlink"/>
                <w:noProof/>
              </w:rPr>
              <w:t>Appendix A: Land use types and loss rates</w:t>
            </w:r>
            <w:r w:rsidR="00B25569">
              <w:rPr>
                <w:noProof/>
                <w:webHidden/>
              </w:rPr>
              <w:tab/>
            </w:r>
            <w:r w:rsidR="00B25569">
              <w:rPr>
                <w:noProof/>
                <w:webHidden/>
              </w:rPr>
              <w:fldChar w:fldCharType="begin"/>
            </w:r>
            <w:r w:rsidR="00B25569">
              <w:rPr>
                <w:noProof/>
                <w:webHidden/>
              </w:rPr>
              <w:instrText xml:space="preserve"> PAGEREF _Toc174707659 \h </w:instrText>
            </w:r>
            <w:r w:rsidR="00B25569">
              <w:rPr>
                <w:noProof/>
                <w:webHidden/>
              </w:rPr>
            </w:r>
            <w:r w:rsidR="00B25569">
              <w:rPr>
                <w:noProof/>
                <w:webHidden/>
              </w:rPr>
              <w:fldChar w:fldCharType="separate"/>
            </w:r>
            <w:r w:rsidR="00B25569">
              <w:rPr>
                <w:noProof/>
                <w:webHidden/>
              </w:rPr>
              <w:t>18</w:t>
            </w:r>
            <w:r w:rsidR="00B25569">
              <w:rPr>
                <w:noProof/>
                <w:webHidden/>
              </w:rPr>
              <w:fldChar w:fldCharType="end"/>
            </w:r>
          </w:hyperlink>
        </w:p>
        <w:p w14:paraId="00000036" w14:textId="4348F1F6" w:rsidR="009B5B77" w:rsidRPr="00C753EF" w:rsidRDefault="0083587F">
          <w:pPr>
            <w:pBdr>
              <w:top w:val="nil"/>
              <w:left w:val="nil"/>
              <w:bottom w:val="nil"/>
              <w:right w:val="nil"/>
              <w:between w:val="nil"/>
            </w:pBdr>
            <w:tabs>
              <w:tab w:val="left" w:pos="440"/>
              <w:tab w:val="right" w:leader="dot" w:pos="9060"/>
            </w:tabs>
            <w:spacing w:after="100"/>
          </w:pPr>
          <w:r>
            <w:fldChar w:fldCharType="end"/>
          </w:r>
        </w:p>
      </w:sdtContent>
    </w:sdt>
    <w:p w14:paraId="724C69E7" w14:textId="1BE28C44" w:rsidR="00C753EF" w:rsidRDefault="00C753EF" w:rsidP="00C753EF"/>
    <w:p w14:paraId="301524E2" w14:textId="77777777" w:rsidR="00C753EF" w:rsidRDefault="00C753EF" w:rsidP="00C753EF">
      <w:pPr>
        <w:sectPr w:rsidR="00C753EF" w:rsidSect="00A973C8">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709" w:footer="301" w:gutter="0"/>
          <w:cols w:space="720"/>
        </w:sectPr>
      </w:pPr>
    </w:p>
    <w:p w14:paraId="24939C50" w14:textId="3D874962" w:rsidR="00C753EF" w:rsidRDefault="00730F5A" w:rsidP="00730F5A">
      <w:pPr>
        <w:pStyle w:val="Heading1"/>
        <w:ind w:left="567" w:hanging="567"/>
      </w:pPr>
      <w:bookmarkStart w:id="2" w:name="_Toc174707630"/>
      <w:r>
        <w:lastRenderedPageBreak/>
        <w:t>Purpose</w:t>
      </w:r>
      <w:bookmarkEnd w:id="2"/>
    </w:p>
    <w:p w14:paraId="00000038" w14:textId="7887B51B" w:rsidR="009B5B77" w:rsidRPr="002401CD" w:rsidRDefault="0083587F" w:rsidP="004F5131">
      <w:pPr>
        <w:pStyle w:val="Heading2"/>
      </w:pPr>
      <w:bookmarkStart w:id="3" w:name="_Toc174707631"/>
      <w:r w:rsidRPr="002401CD">
        <w:t>Purpose of this User Guide</w:t>
      </w:r>
      <w:bookmarkEnd w:id="3"/>
    </w:p>
    <w:p w14:paraId="00000039" w14:textId="70CFA347" w:rsidR="009B5B77" w:rsidRDefault="0083587F">
      <w:r>
        <w:t>This User Guide provides background information and instructions for using th</w:t>
      </w:r>
      <w:r w:rsidR="00B47815">
        <w:t>e F</w:t>
      </w:r>
      <w:r>
        <w:t>reshwater Improvement Scenario Builder</w:t>
      </w:r>
      <w:r w:rsidR="00375913">
        <w:t xml:space="preserve"> for </w:t>
      </w:r>
      <w:r w:rsidR="00AC6235">
        <w:t>Lakes</w:t>
      </w:r>
      <w:r>
        <w:t xml:space="preserve"> </w:t>
      </w:r>
      <w:r w:rsidR="007B066E">
        <w:t>web application</w:t>
      </w:r>
      <w:r w:rsidR="00316070">
        <w:t xml:space="preserve"> (henceforth ‘Scenario Builder</w:t>
      </w:r>
      <w:r w:rsidR="00FF4613">
        <w:t xml:space="preserve"> for </w:t>
      </w:r>
      <w:r w:rsidR="00AC6235">
        <w:t>Lakes</w:t>
      </w:r>
      <w:r w:rsidR="00316070">
        <w:t xml:space="preserve"> </w:t>
      </w:r>
      <w:r w:rsidR="00A0697A">
        <w:t>Web</w:t>
      </w:r>
      <w:r w:rsidR="00C0399A">
        <w:t>A</w:t>
      </w:r>
      <w:r w:rsidR="00316070">
        <w:t>pp’</w:t>
      </w:r>
      <w:r w:rsidR="00026F74">
        <w:t xml:space="preserve"> or ‘</w:t>
      </w:r>
      <w:r w:rsidR="00A0697A">
        <w:t>Web</w:t>
      </w:r>
      <w:r w:rsidR="00026F74">
        <w:t>App’</w:t>
      </w:r>
      <w:r w:rsidR="00611B4B">
        <w:t>)</w:t>
      </w:r>
      <w:r>
        <w:t xml:space="preserve">, which can be accessed at </w:t>
      </w:r>
      <w:commentRangeStart w:id="4"/>
      <w:r w:rsidR="00665BB0">
        <w:fldChar w:fldCharType="begin"/>
      </w:r>
      <w:r w:rsidR="00665BB0">
        <w:instrText>HYPERLINK "https://www.monitoringfreshwater.co.nz/" \h</w:instrText>
      </w:r>
      <w:r w:rsidR="00665BB0">
        <w:fldChar w:fldCharType="separate"/>
      </w:r>
      <w:r>
        <w:rPr>
          <w:color w:val="29C0B4"/>
          <w:u w:val="single"/>
        </w:rPr>
        <w:t>https://www.monitoringfreshwater.co.nz/</w:t>
      </w:r>
      <w:r w:rsidR="00665BB0">
        <w:rPr>
          <w:color w:val="29C0B4"/>
          <w:u w:val="single"/>
        </w:rPr>
        <w:fldChar w:fldCharType="end"/>
      </w:r>
      <w:commentRangeEnd w:id="4"/>
      <w:r w:rsidR="00AC54ED">
        <w:rPr>
          <w:rStyle w:val="CommentReference"/>
        </w:rPr>
        <w:commentReference w:id="4"/>
      </w:r>
      <w:r>
        <w:t xml:space="preserve">. It gives a summary of the purpose of the </w:t>
      </w:r>
      <w:r w:rsidR="00F76768">
        <w:t>Scenario Builder</w:t>
      </w:r>
      <w:r w:rsidR="00FF4613">
        <w:t xml:space="preserve"> for </w:t>
      </w:r>
      <w:r w:rsidR="00C078AA">
        <w:t>Lakes</w:t>
      </w:r>
      <w:r w:rsidR="00F76768">
        <w:t xml:space="preserve"> </w:t>
      </w:r>
      <w:r w:rsidR="00F34FC7">
        <w:t>Web</w:t>
      </w:r>
      <w:r w:rsidR="00C0399A">
        <w:t>A</w:t>
      </w:r>
      <w:r w:rsidR="00F76768">
        <w:t>pp</w:t>
      </w:r>
      <w:r>
        <w:t>, the underlying calculations, assumptions and limitations and a step-by-step user guide.</w:t>
      </w:r>
    </w:p>
    <w:p w14:paraId="0000003A" w14:textId="644B5EFF" w:rsidR="009B5B77" w:rsidRDefault="0083587F">
      <w:r>
        <w:t xml:space="preserve">This document refers to the </w:t>
      </w:r>
      <w:r w:rsidR="00C0399A">
        <w:t>Freshwater Improvement Scenario Builder</w:t>
      </w:r>
      <w:r w:rsidR="007357D2">
        <w:t xml:space="preserve"> for </w:t>
      </w:r>
      <w:r w:rsidR="00C078AA">
        <w:t>Lakes</w:t>
      </w:r>
      <w:r w:rsidR="00F0242E">
        <w:t xml:space="preserve"> WebApp </w:t>
      </w:r>
      <w:r>
        <w:t xml:space="preserve">version available as of </w:t>
      </w:r>
      <w:r w:rsidR="00411B80" w:rsidRPr="00C078AA">
        <w:rPr>
          <w:highlight w:val="yellow"/>
        </w:rPr>
        <w:t>13 August</w:t>
      </w:r>
      <w:r w:rsidR="00F3238A" w:rsidRPr="00C078AA">
        <w:rPr>
          <w:highlight w:val="yellow"/>
        </w:rPr>
        <w:t xml:space="preserve"> 2024</w:t>
      </w:r>
      <w:r w:rsidR="00F3238A">
        <w:t>.</w:t>
      </w:r>
      <w:r w:rsidR="00725B09">
        <w:t xml:space="preserve"> </w:t>
      </w:r>
    </w:p>
    <w:p w14:paraId="0000003B" w14:textId="77777777" w:rsidR="009B5B77" w:rsidRDefault="0083587F" w:rsidP="004F5131">
      <w:pPr>
        <w:pStyle w:val="Heading2"/>
      </w:pPr>
      <w:bookmarkStart w:id="5" w:name="_Toc174707632"/>
      <w:r>
        <w:t>Glossary of key terms</w:t>
      </w:r>
      <w:bookmarkEnd w:id="5"/>
    </w:p>
    <w:p w14:paraId="0000003C" w14:textId="250B9488" w:rsidR="009B5B77" w:rsidRDefault="0083587F">
      <w:pPr>
        <w:rPr>
          <w:b/>
        </w:rPr>
      </w:pPr>
      <w:r>
        <w:rPr>
          <w:b/>
        </w:rPr>
        <w:t>Attribute:</w:t>
      </w:r>
      <w:r>
        <w:t xml:space="preserve"> a measurable characteristic of freshwater as defined by the</w:t>
      </w:r>
      <w:r w:rsidR="00650E25">
        <w:t xml:space="preserve"> National Policy Statement for Freshwater Management 2020</w:t>
      </w:r>
      <w:r>
        <w:t xml:space="preserve"> </w:t>
      </w:r>
      <w:r w:rsidR="00650E25">
        <w:t>(NPS</w:t>
      </w:r>
      <w:r>
        <w:t>-FM</w:t>
      </w:r>
      <w:r w:rsidR="00650E25">
        <w:t>)</w:t>
      </w:r>
      <w:r>
        <w:t xml:space="preserve">. NPS-FM attributes are generally defined by more than </w:t>
      </w:r>
      <w:r w:rsidR="00777CFA">
        <w:t xml:space="preserve">one </w:t>
      </w:r>
      <w:r>
        <w:t>component (i.e., multiple statistics calculated from water quality observations). The Scenario Builder</w:t>
      </w:r>
      <w:r w:rsidR="00FF4613">
        <w:t xml:space="preserve"> for Rivers</w:t>
      </w:r>
      <w:r w:rsidR="00F0242E">
        <w:t xml:space="preserve"> WebApp </w:t>
      </w:r>
      <w:r w:rsidRPr="00A352F4">
        <w:t>only reports and models median values</w:t>
      </w:r>
      <w:r w:rsidR="00CD4E23">
        <w:t xml:space="preserve"> of</w:t>
      </w:r>
      <w:r w:rsidRPr="00A352F4">
        <w:t xml:space="preserve"> </w:t>
      </w:r>
      <w:r w:rsidR="00A352F4" w:rsidRPr="00A352F4">
        <w:t>the</w:t>
      </w:r>
      <w:r w:rsidRPr="00A352F4">
        <w:t xml:space="preserve"> indicators and, therefore, does </w:t>
      </w:r>
      <w:r>
        <w:t>not report or model</w:t>
      </w:r>
      <w:r w:rsidR="00A352F4">
        <w:t xml:space="preserve"> full</w:t>
      </w:r>
      <w:r>
        <w:t xml:space="preserve"> attributes</w:t>
      </w:r>
      <w:r w:rsidR="00A352F4">
        <w:t xml:space="preserve"> or Attribute States</w:t>
      </w:r>
      <w:r>
        <w:t>. However, for the indicators</w:t>
      </w:r>
      <w:r w:rsidR="005A5182">
        <w:t xml:space="preserve"> dissolved reactive phosphorus</w:t>
      </w:r>
      <w:r>
        <w:t xml:space="preserve"> </w:t>
      </w:r>
      <w:r w:rsidR="005A5182">
        <w:t>(</w:t>
      </w:r>
      <w:r>
        <w:t>DRP</w:t>
      </w:r>
      <w:r w:rsidR="005A5182">
        <w:t>)</w:t>
      </w:r>
      <w:r>
        <w:t xml:space="preserve"> and</w:t>
      </w:r>
      <w:r w:rsidR="005A5182">
        <w:t xml:space="preserve"> nitrate nitrogen</w:t>
      </w:r>
      <w:r>
        <w:t xml:space="preserve"> </w:t>
      </w:r>
      <w:r w:rsidR="005A5182">
        <w:t>(</w:t>
      </w:r>
      <w:r>
        <w:t>NO</w:t>
      </w:r>
      <w:r w:rsidRPr="00A352F4">
        <w:rPr>
          <w:vertAlign w:val="subscript"/>
        </w:rPr>
        <w:t>3</w:t>
      </w:r>
      <w:r>
        <w:t>-N</w:t>
      </w:r>
      <w:r w:rsidR="005A5182">
        <w:t>)</w:t>
      </w:r>
      <w:r>
        <w:t>, the Scenario Builder</w:t>
      </w:r>
      <w:r w:rsidR="005459FA">
        <w:t xml:space="preserve"> for Rivers</w:t>
      </w:r>
      <w:r w:rsidR="00F0242E">
        <w:t xml:space="preserve"> WebApp </w:t>
      </w:r>
      <w:r>
        <w:t>display</w:t>
      </w:r>
      <w:r w:rsidR="007409CA">
        <w:t>s</w:t>
      </w:r>
      <w:r>
        <w:t xml:space="preserve"> the NPS-FM band thresholds for the median concentration component of the associated NPS-FM attributes.</w:t>
      </w:r>
    </w:p>
    <w:p w14:paraId="0000003D" w14:textId="16DCCB2D" w:rsidR="009B5B77" w:rsidRDefault="0083587F">
      <w:pPr>
        <w:rPr>
          <w:b/>
        </w:rPr>
      </w:pPr>
      <w:r>
        <w:rPr>
          <w:b/>
        </w:rPr>
        <w:t xml:space="preserve">Contaminant: </w:t>
      </w:r>
      <w:r>
        <w:t xml:space="preserve">a pollutant; the </w:t>
      </w:r>
      <w:r w:rsidR="002433B9">
        <w:t>Scenario Builder</w:t>
      </w:r>
      <w:r w:rsidR="005459FA">
        <w:t xml:space="preserve"> for Rivers</w:t>
      </w:r>
      <w:r w:rsidR="00F0242E">
        <w:t xml:space="preserve"> WebApp </w:t>
      </w:r>
      <w:r>
        <w:t>models t</w:t>
      </w:r>
      <w:r w:rsidR="007C77B5">
        <w:t>hree</w:t>
      </w:r>
      <w:r>
        <w:t xml:space="preserve"> contaminants of fresh water in New Zealand – nitrogen</w:t>
      </w:r>
      <w:r w:rsidR="007C77B5">
        <w:t xml:space="preserve">, </w:t>
      </w:r>
      <w:r>
        <w:t>phosphoru</w:t>
      </w:r>
      <w:r w:rsidR="007C77B5">
        <w:t xml:space="preserve">s and </w:t>
      </w:r>
      <w:r w:rsidR="007C77B5" w:rsidRPr="00D95681">
        <w:rPr>
          <w:i/>
          <w:iCs/>
        </w:rPr>
        <w:t>E. coli</w:t>
      </w:r>
      <w:r>
        <w:t xml:space="preserve">. ‘Contaminant </w:t>
      </w:r>
      <w:proofErr w:type="gramStart"/>
      <w:r>
        <w:t>loss’</w:t>
      </w:r>
      <w:proofErr w:type="gramEnd"/>
      <w:r>
        <w:t xml:space="preserve"> refers to the process of contaminants being generated and transported from land to water, for example via overland flow or leaching processes.</w:t>
      </w:r>
    </w:p>
    <w:p w14:paraId="0000003E" w14:textId="56EDC0E2" w:rsidR="009B5B77" w:rsidRDefault="0083587F">
      <w:r>
        <w:rPr>
          <w:b/>
        </w:rPr>
        <w:t>Improvement</w:t>
      </w:r>
      <w:r>
        <w:t xml:space="preserve">: a change in an indicator to a better </w:t>
      </w:r>
      <w:r w:rsidR="00103A32">
        <w:t>state</w:t>
      </w:r>
      <w:r>
        <w:t xml:space="preserve">, compared with a current (baseline) </w:t>
      </w:r>
      <w:r w:rsidR="00470911">
        <w:t>state</w:t>
      </w:r>
      <w:r w:rsidR="00496686">
        <w:t>. I</w:t>
      </w:r>
      <w:r>
        <w:t xml:space="preserve">n the </w:t>
      </w:r>
      <w:r w:rsidR="00F764FA">
        <w:t>Scenario Builder</w:t>
      </w:r>
      <w:r w:rsidR="005459FA">
        <w:t xml:space="preserve"> for Rivers</w:t>
      </w:r>
      <w:r w:rsidR="00F764FA">
        <w:t xml:space="preserve"> </w:t>
      </w:r>
      <w:r w:rsidR="00984394">
        <w:t>Web</w:t>
      </w:r>
      <w:r w:rsidR="00F764FA">
        <w:t>App</w:t>
      </w:r>
      <w:r>
        <w:t xml:space="preserve">, improvements </w:t>
      </w:r>
      <w:r w:rsidR="000E3E0F">
        <w:t xml:space="preserve">correspond to a reduction </w:t>
      </w:r>
      <w:r w:rsidR="00A352F4">
        <w:t>in the median concentration</w:t>
      </w:r>
      <w:r>
        <w:t xml:space="preserve"> </w:t>
      </w:r>
      <w:r w:rsidR="00B37EE4">
        <w:t xml:space="preserve">of nutrients </w:t>
      </w:r>
      <w:r w:rsidR="00E959B1">
        <w:t xml:space="preserve">or </w:t>
      </w:r>
      <w:proofErr w:type="gramStart"/>
      <w:r w:rsidR="00E959B1" w:rsidRPr="000E3E0F">
        <w:rPr>
          <w:i/>
          <w:iCs/>
        </w:rPr>
        <w:t>E.coli</w:t>
      </w:r>
      <w:proofErr w:type="gramEnd"/>
      <w:r w:rsidR="00E959B1">
        <w:t xml:space="preserve"> </w:t>
      </w:r>
      <w:r w:rsidR="00354108">
        <w:t xml:space="preserve">in rivers </w:t>
      </w:r>
      <w:r>
        <w:t xml:space="preserve">relative to the current state (i.e., the </w:t>
      </w:r>
      <w:r w:rsidR="000E3E0F">
        <w:t xml:space="preserve">current </w:t>
      </w:r>
      <w:r>
        <w:t>median value</w:t>
      </w:r>
      <w:r w:rsidR="00372B94">
        <w:t>)</w:t>
      </w:r>
      <w:r w:rsidRPr="00A352F4">
        <w:t>.</w:t>
      </w:r>
      <w:r w:rsidR="008C5036">
        <w:t xml:space="preserve"> Conversely, an increase in the median values of the </w:t>
      </w:r>
      <w:r w:rsidR="008C5036" w:rsidRPr="00A352F4">
        <w:t>indicators</w:t>
      </w:r>
      <w:r w:rsidR="008C5036">
        <w:t xml:space="preserve"> is considered a degradation.</w:t>
      </w:r>
    </w:p>
    <w:p w14:paraId="0000003F" w14:textId="2C735428" w:rsidR="009B5B77" w:rsidRDefault="0083587F">
      <w:r>
        <w:rPr>
          <w:b/>
        </w:rPr>
        <w:t>Indicator</w:t>
      </w:r>
      <w:r>
        <w:t xml:space="preserve">: </w:t>
      </w:r>
      <w:r w:rsidR="00C45213">
        <w:t>p</w:t>
      </w:r>
      <w:r w:rsidR="00C45213" w:rsidRPr="001B0F02">
        <w:t>hysical</w:t>
      </w:r>
      <w:r w:rsidR="00805819" w:rsidRPr="001B0F02">
        <w:t xml:space="preserve">, chemical, and biological properties of water that provide information about its suitability for various uses. </w:t>
      </w:r>
      <w:r w:rsidR="00914660" w:rsidRPr="001B0F02">
        <w:t xml:space="preserve">The </w:t>
      </w:r>
      <w:r w:rsidR="00D52199" w:rsidRPr="001B0F02">
        <w:t>six</w:t>
      </w:r>
      <w:r w:rsidR="00707D0E" w:rsidRPr="001B0F02">
        <w:t xml:space="preserve"> </w:t>
      </w:r>
      <w:r w:rsidR="00914660" w:rsidRPr="001B0F02">
        <w:t xml:space="preserve">indicators represented in the </w:t>
      </w:r>
      <w:r w:rsidR="00E350EF" w:rsidRPr="001B0F02">
        <w:t>Scenario Builder</w:t>
      </w:r>
      <w:r w:rsidR="005459FA">
        <w:t xml:space="preserve"> for Rivers</w:t>
      </w:r>
      <w:r w:rsidR="00F0242E">
        <w:t xml:space="preserve"> WebApp </w:t>
      </w:r>
      <w:r w:rsidR="00E350EF" w:rsidRPr="001B0F02">
        <w:t xml:space="preserve">are </w:t>
      </w:r>
      <w:r w:rsidRPr="001B0F02">
        <w:t>total nitrogen (TN)</w:t>
      </w:r>
      <w:r w:rsidR="00C935F7" w:rsidRPr="001B0F02">
        <w:t>,</w:t>
      </w:r>
      <w:r w:rsidRPr="001B0F02">
        <w:t xml:space="preserve"> total phosphorus (TP)</w:t>
      </w:r>
      <w:r w:rsidR="00C935F7" w:rsidRPr="001B0F02">
        <w:t>,</w:t>
      </w:r>
      <w:r w:rsidR="00C935F7" w:rsidRPr="001B0F02" w:rsidDel="00C935F7">
        <w:t xml:space="preserve"> </w:t>
      </w:r>
      <w:r w:rsidRPr="001B0F02">
        <w:t>nitrate nitrogen (NO</w:t>
      </w:r>
      <w:r w:rsidRPr="001B0F02">
        <w:rPr>
          <w:vertAlign w:val="subscript"/>
        </w:rPr>
        <w:t>3</w:t>
      </w:r>
      <w:r w:rsidRPr="001B0F02">
        <w:t>-N)</w:t>
      </w:r>
      <w:r w:rsidR="00D52199" w:rsidRPr="001B0F02">
        <w:t xml:space="preserve">, </w:t>
      </w:r>
      <w:r w:rsidRPr="001B0F02">
        <w:t>dissolved reactive phosphorus (DRP)</w:t>
      </w:r>
      <w:r w:rsidR="00D52199" w:rsidRPr="001B0F02">
        <w:t>,</w:t>
      </w:r>
      <w:r w:rsidRPr="001B0F02">
        <w:t xml:space="preserve"> </w:t>
      </w:r>
      <w:r w:rsidR="00D52199" w:rsidRPr="001B0F02">
        <w:rPr>
          <w:i/>
          <w:iCs/>
        </w:rPr>
        <w:t>E. coli</w:t>
      </w:r>
      <w:r w:rsidR="00D52199" w:rsidRPr="001B0F02">
        <w:t xml:space="preserve"> and periphyton</w:t>
      </w:r>
      <w:r w:rsidR="005B380E" w:rsidRPr="001B0F02">
        <w:t>.</w:t>
      </w:r>
      <w:r w:rsidR="001B0F02">
        <w:t xml:space="preserve"> </w:t>
      </w:r>
      <w:r w:rsidR="000E39AD">
        <w:t xml:space="preserve">The nutrients and </w:t>
      </w:r>
      <w:r w:rsidR="000E39AD" w:rsidRPr="008A330A">
        <w:rPr>
          <w:i/>
          <w:iCs/>
        </w:rPr>
        <w:t xml:space="preserve">E. coli </w:t>
      </w:r>
      <w:r w:rsidR="000E39AD">
        <w:t>are</w:t>
      </w:r>
      <w:r w:rsidR="002D6FC3">
        <w:t xml:space="preserve"> referred to as</w:t>
      </w:r>
      <w:r w:rsidR="000E39AD">
        <w:t xml:space="preserve"> ‘measured indicators’ in the</w:t>
      </w:r>
      <w:r w:rsidR="00F0242E">
        <w:t xml:space="preserve"> WebApp </w:t>
      </w:r>
      <w:r w:rsidR="000E39AD">
        <w:t xml:space="preserve">– i.e., </w:t>
      </w:r>
      <w:r w:rsidR="003A6A19">
        <w:t>the</w:t>
      </w:r>
      <w:r w:rsidR="00F0242E">
        <w:t xml:space="preserve"> WebApp </w:t>
      </w:r>
      <w:r w:rsidR="003A6A19">
        <w:t>accesses measurements of these indicators – while periphyton is a modelled/estimated indicator</w:t>
      </w:r>
      <w:r w:rsidR="00197597">
        <w:t xml:space="preserve">, as explained further in Section </w:t>
      </w:r>
      <w:r w:rsidR="00197597">
        <w:fldChar w:fldCharType="begin"/>
      </w:r>
      <w:r w:rsidR="00197597">
        <w:instrText xml:space="preserve"> REF _Ref169607373 \r \h </w:instrText>
      </w:r>
      <w:r w:rsidR="00197597">
        <w:fldChar w:fldCharType="separate"/>
      </w:r>
      <w:r w:rsidR="00F30203">
        <w:t>1.4</w:t>
      </w:r>
      <w:r w:rsidR="00197597">
        <w:fldChar w:fldCharType="end"/>
      </w:r>
      <w:r w:rsidR="00197597">
        <w:t>.</w:t>
      </w:r>
    </w:p>
    <w:p w14:paraId="00000040" w14:textId="77777777" w:rsidR="009B5B77" w:rsidRDefault="0083587F">
      <w:r>
        <w:rPr>
          <w:b/>
        </w:rPr>
        <w:t>Lag:</w:t>
      </w:r>
      <w:r>
        <w:t xml:space="preserve"> the time taken for a change in a contaminant discharge at the land surface to reach a corresponding equilibrium at a downstream measuring point or receiving water body. </w:t>
      </w:r>
    </w:p>
    <w:p w14:paraId="43ADD03A" w14:textId="03800BDE" w:rsidR="000A41CE" w:rsidRDefault="000A41CE">
      <w:bookmarkStart w:id="6" w:name="_Hlk170372010"/>
      <w:r w:rsidRPr="007A408B">
        <w:rPr>
          <w:b/>
          <w:bCs/>
        </w:rPr>
        <w:t xml:space="preserve">Mitigation </w:t>
      </w:r>
      <w:r w:rsidR="00CD3E2D">
        <w:rPr>
          <w:b/>
          <w:bCs/>
        </w:rPr>
        <w:t>e</w:t>
      </w:r>
      <w:r w:rsidRPr="007A408B">
        <w:rPr>
          <w:b/>
          <w:bCs/>
        </w:rPr>
        <w:t>ffectiveness:</w:t>
      </w:r>
      <w:r>
        <w:t xml:space="preserve"> </w:t>
      </w:r>
      <w:r w:rsidR="00662147">
        <w:t>i</w:t>
      </w:r>
      <w:r>
        <w:t xml:space="preserve">n the WebApp, </w:t>
      </w:r>
      <w:r w:rsidR="00CD3E2D">
        <w:t>m</w:t>
      </w:r>
      <w:r w:rsidR="00A20174">
        <w:t xml:space="preserve">itigation </w:t>
      </w:r>
      <w:r w:rsidR="00CD3E2D">
        <w:t>e</w:t>
      </w:r>
      <w:r w:rsidR="00A20174">
        <w:t xml:space="preserve">ffectiveness is expressed as a relative change </w:t>
      </w:r>
      <w:r w:rsidR="00662147">
        <w:t>(</w:t>
      </w:r>
      <w:r w:rsidR="00A20174">
        <w:t xml:space="preserve">%) and corresponds to </w:t>
      </w:r>
      <w:r w:rsidR="00662147">
        <w:t xml:space="preserve">the degree of reduction in contaminant losses from land </w:t>
      </w:r>
      <w:proofErr w:type="gramStart"/>
      <w:r w:rsidR="00662147">
        <w:t>as a result of</w:t>
      </w:r>
      <w:proofErr w:type="gramEnd"/>
      <w:r w:rsidR="00662147">
        <w:t xml:space="preserve"> mitigation actions. </w:t>
      </w:r>
      <w:bookmarkEnd w:id="6"/>
    </w:p>
    <w:p w14:paraId="00000042" w14:textId="714A46FC" w:rsidR="009B5B77" w:rsidRPr="003E033B" w:rsidRDefault="0083587F" w:rsidP="003E033B">
      <w:pPr>
        <w:rPr>
          <w:rFonts w:asciiTheme="minorHAnsi" w:eastAsia="Times New Roman" w:hAnsiTheme="minorHAnsi" w:cstheme="minorHAnsi"/>
          <w:color w:val="000000"/>
        </w:rPr>
      </w:pPr>
      <w:r w:rsidRPr="003E033B">
        <w:rPr>
          <w:rFonts w:asciiTheme="minorHAnsi" w:eastAsia="Quattrocento Sans" w:hAnsiTheme="minorHAnsi" w:cstheme="minorHAnsi"/>
          <w:b/>
          <w:color w:val="3F3F3F"/>
        </w:rPr>
        <w:t>River Environment Classification (REC)</w:t>
      </w:r>
      <w:r w:rsidRPr="003E033B">
        <w:rPr>
          <w:rFonts w:asciiTheme="minorHAnsi" w:eastAsia="Quattrocento Sans" w:hAnsiTheme="minorHAnsi" w:cstheme="minorHAnsi"/>
          <w:color w:val="3F3F3F"/>
        </w:rPr>
        <w:t xml:space="preserve">: </w:t>
      </w:r>
      <w:r w:rsidR="00C45213">
        <w:rPr>
          <w:rFonts w:asciiTheme="minorHAnsi" w:eastAsia="Quattrocento Sans" w:hAnsiTheme="minorHAnsi" w:cstheme="minorHAnsi"/>
          <w:color w:val="3F3F3F"/>
        </w:rPr>
        <w:t>a</w:t>
      </w:r>
      <w:r w:rsidR="00C45213" w:rsidRPr="003E033B">
        <w:rPr>
          <w:rFonts w:asciiTheme="minorHAnsi" w:eastAsia="Quattrocento Sans" w:hAnsiTheme="minorHAnsi" w:cstheme="minorHAnsi"/>
          <w:color w:val="3F3F3F"/>
        </w:rPr>
        <w:t xml:space="preserve"> </w:t>
      </w:r>
      <w:r w:rsidRPr="003E033B">
        <w:rPr>
          <w:rFonts w:asciiTheme="minorHAnsi" w:eastAsia="Quattrocento Sans" w:hAnsiTheme="minorHAnsi" w:cstheme="minorHAnsi"/>
          <w:color w:val="3F3F3F"/>
        </w:rPr>
        <w:t>classification system for rivers and streams based on factors that influence water quality and biology.</w:t>
      </w:r>
      <w:r w:rsidR="00DF3B4F">
        <w:rPr>
          <w:rFonts w:asciiTheme="minorHAnsi" w:eastAsia="Quattrocento Sans" w:hAnsiTheme="minorHAnsi" w:cstheme="minorHAnsi"/>
          <w:color w:val="3F3F3F"/>
        </w:rPr>
        <w:t xml:space="preserve"> The primary factors include climate,</w:t>
      </w:r>
      <w:r w:rsidRPr="003E033B">
        <w:rPr>
          <w:rFonts w:asciiTheme="minorHAnsi" w:eastAsia="Quattrocento Sans" w:hAnsiTheme="minorHAnsi" w:cstheme="minorHAnsi"/>
          <w:color w:val="3F3F3F"/>
        </w:rPr>
        <w:t xml:space="preserve"> source of flow, geology and land cover.</w:t>
      </w:r>
      <w:r w:rsidRPr="003E033B">
        <w:rPr>
          <w:rFonts w:asciiTheme="minorHAnsi" w:eastAsia="Times New Roman" w:hAnsiTheme="minorHAnsi" w:cstheme="minorHAnsi"/>
          <w:color w:val="000000"/>
        </w:rPr>
        <w:t xml:space="preserve"> </w:t>
      </w:r>
    </w:p>
    <w:p w14:paraId="00000043" w14:textId="1C5663FB" w:rsidR="009B5B77" w:rsidRPr="003E033B" w:rsidRDefault="0083587F" w:rsidP="003E033B">
      <w:pPr>
        <w:rPr>
          <w:rFonts w:asciiTheme="minorHAnsi" w:eastAsia="Times New Roman" w:hAnsiTheme="minorHAnsi" w:cstheme="minorHAnsi"/>
          <w:color w:val="000000"/>
        </w:rPr>
      </w:pPr>
      <w:r w:rsidRPr="00B034B1">
        <w:rPr>
          <w:rFonts w:asciiTheme="minorHAnsi" w:eastAsia="Quattrocento Sans" w:hAnsiTheme="minorHAnsi" w:cstheme="minorHAnsi"/>
          <w:b/>
        </w:rPr>
        <w:t>Digital</w:t>
      </w:r>
      <w:r w:rsidR="002C3A91" w:rsidRPr="00B034B1">
        <w:rPr>
          <w:rFonts w:asciiTheme="minorHAnsi" w:eastAsia="Quattrocento Sans" w:hAnsiTheme="minorHAnsi" w:cstheme="minorHAnsi"/>
          <w:b/>
        </w:rPr>
        <w:t xml:space="preserve"> river</w:t>
      </w:r>
      <w:r w:rsidRPr="00B034B1">
        <w:rPr>
          <w:rFonts w:asciiTheme="minorHAnsi" w:eastAsia="Quattrocento Sans" w:hAnsiTheme="minorHAnsi" w:cstheme="minorHAnsi"/>
          <w:b/>
        </w:rPr>
        <w:t xml:space="preserve"> network</w:t>
      </w:r>
      <w:r w:rsidRPr="003E033B">
        <w:rPr>
          <w:rFonts w:asciiTheme="minorHAnsi" w:eastAsia="Quattrocento Sans" w:hAnsiTheme="minorHAnsi" w:cstheme="minorHAnsi"/>
          <w:b/>
          <w:color w:val="000000"/>
        </w:rPr>
        <w:t>:</w:t>
      </w:r>
      <w:r w:rsidRPr="003E033B">
        <w:rPr>
          <w:rFonts w:asciiTheme="minorHAnsi" w:eastAsia="Quattrocento Sans" w:hAnsiTheme="minorHAnsi" w:cstheme="minorHAnsi"/>
          <w:color w:val="000000"/>
        </w:rPr>
        <w:t xml:space="preserve"> a geospatial information layer describing the national drainage network including streams and rivers and their associated catchment areas</w:t>
      </w:r>
      <w:sdt>
        <w:sdtPr>
          <w:rPr>
            <w:rFonts w:asciiTheme="minorHAnsi" w:hAnsiTheme="minorHAnsi" w:cstheme="minorHAnsi"/>
          </w:rPr>
          <w:tag w:val="goog_rdk_6"/>
          <w:id w:val="-1640497300"/>
        </w:sdtPr>
        <w:sdtEndPr/>
        <w:sdtContent/>
      </w:sdt>
      <w:r w:rsidRPr="003E033B">
        <w:rPr>
          <w:rFonts w:asciiTheme="minorHAnsi" w:eastAsia="Times New Roman" w:hAnsiTheme="minorHAnsi" w:cstheme="minorHAnsi"/>
          <w:color w:val="000000"/>
        </w:rPr>
        <w:t xml:space="preserve">. </w:t>
      </w:r>
      <w:r w:rsidRPr="003E033B">
        <w:rPr>
          <w:rFonts w:asciiTheme="minorHAnsi" w:eastAsia="Quattrocento Sans" w:hAnsiTheme="minorHAnsi" w:cstheme="minorHAnsi"/>
          <w:color w:val="3F3F3F"/>
        </w:rPr>
        <w:t xml:space="preserve">The </w:t>
      </w:r>
      <w:r w:rsidR="00CB3512">
        <w:rPr>
          <w:rFonts w:asciiTheme="minorHAnsi" w:eastAsia="Quattrocento Sans" w:hAnsiTheme="minorHAnsi" w:cstheme="minorHAnsi"/>
          <w:color w:val="3F3F3F"/>
        </w:rPr>
        <w:t>Scenario Builder</w:t>
      </w:r>
      <w:r w:rsidR="00F51009">
        <w:rPr>
          <w:rFonts w:asciiTheme="minorHAnsi" w:eastAsia="Quattrocento Sans" w:hAnsiTheme="minorHAnsi" w:cstheme="minorHAnsi"/>
          <w:color w:val="3F3F3F"/>
        </w:rPr>
        <w:t xml:space="preserve"> for Rivers</w:t>
      </w:r>
      <w:r w:rsidR="00F0242E">
        <w:rPr>
          <w:rFonts w:asciiTheme="minorHAnsi" w:eastAsia="Quattrocento Sans" w:hAnsiTheme="minorHAnsi" w:cstheme="minorHAnsi"/>
          <w:color w:val="3F3F3F"/>
        </w:rPr>
        <w:t xml:space="preserve"> WebApp </w:t>
      </w:r>
      <w:r w:rsidRPr="003E033B">
        <w:rPr>
          <w:rFonts w:asciiTheme="minorHAnsi" w:eastAsia="Quattrocento Sans" w:hAnsiTheme="minorHAnsi" w:cstheme="minorHAnsi"/>
          <w:color w:val="3F3F3F"/>
        </w:rPr>
        <w:t>uses version 2.5</w:t>
      </w:r>
      <w:r w:rsidR="00CB3512">
        <w:rPr>
          <w:rFonts w:asciiTheme="minorHAnsi" w:eastAsia="Quattrocento Sans" w:hAnsiTheme="minorHAnsi" w:cstheme="minorHAnsi"/>
          <w:color w:val="3F3F3F"/>
        </w:rPr>
        <w:t>.</w:t>
      </w:r>
    </w:p>
    <w:p w14:paraId="00000044" w14:textId="1F245310" w:rsidR="009B5B77" w:rsidRPr="003E033B" w:rsidRDefault="00D43AA9" w:rsidP="003E033B">
      <w:pPr>
        <w:rPr>
          <w:rFonts w:asciiTheme="minorHAnsi" w:eastAsia="Quattrocento Sans" w:hAnsiTheme="minorHAnsi" w:cstheme="minorHAnsi"/>
          <w:color w:val="3F3F3F"/>
        </w:rPr>
      </w:pPr>
      <w:sdt>
        <w:sdtPr>
          <w:rPr>
            <w:rFonts w:asciiTheme="minorHAnsi" w:hAnsiTheme="minorHAnsi" w:cstheme="minorHAnsi"/>
          </w:rPr>
          <w:tag w:val="goog_rdk_7"/>
          <w:id w:val="-1111125672"/>
        </w:sdtPr>
        <w:sdtEndPr/>
        <w:sdtContent/>
      </w:sdt>
      <w:r w:rsidR="0083587F" w:rsidRPr="003E033B">
        <w:rPr>
          <w:rFonts w:asciiTheme="minorHAnsi" w:eastAsia="Quattrocento Sans" w:hAnsiTheme="minorHAnsi" w:cstheme="minorHAnsi"/>
          <w:b/>
          <w:color w:val="3F3F3F"/>
        </w:rPr>
        <w:t>Segment</w:t>
      </w:r>
      <w:r w:rsidR="0083587F" w:rsidRPr="003E033B">
        <w:rPr>
          <w:rFonts w:asciiTheme="minorHAnsi" w:eastAsia="Quattrocento Sans" w:hAnsiTheme="minorHAnsi" w:cstheme="minorHAnsi"/>
          <w:color w:val="3F3F3F"/>
        </w:rPr>
        <w:t xml:space="preserve">: </w:t>
      </w:r>
      <w:r w:rsidR="00C45213">
        <w:rPr>
          <w:rFonts w:asciiTheme="minorHAnsi" w:eastAsia="Quattrocento Sans" w:hAnsiTheme="minorHAnsi" w:cstheme="minorHAnsi"/>
          <w:color w:val="3F3F3F"/>
        </w:rPr>
        <w:t>a</w:t>
      </w:r>
      <w:r w:rsidR="00C45213" w:rsidRPr="003E033B">
        <w:rPr>
          <w:rFonts w:asciiTheme="minorHAnsi" w:eastAsia="Quattrocento Sans" w:hAnsiTheme="minorHAnsi" w:cstheme="minorHAnsi"/>
          <w:color w:val="3F3F3F"/>
        </w:rPr>
        <w:t xml:space="preserve"> </w:t>
      </w:r>
      <w:r w:rsidR="0083587F" w:rsidRPr="003E033B">
        <w:rPr>
          <w:rFonts w:asciiTheme="minorHAnsi" w:eastAsia="Quattrocento Sans" w:hAnsiTheme="minorHAnsi" w:cstheme="minorHAnsi"/>
          <w:color w:val="3F3F3F"/>
        </w:rPr>
        <w:t xml:space="preserve">defined length of river or stream channel represented by the digital network. In the </w:t>
      </w:r>
      <w:r w:rsidR="00CB3512">
        <w:rPr>
          <w:rFonts w:asciiTheme="minorHAnsi" w:eastAsia="Quattrocento Sans" w:hAnsiTheme="minorHAnsi" w:cstheme="minorHAnsi"/>
          <w:color w:val="3F3F3F"/>
        </w:rPr>
        <w:t>Scenario Builder</w:t>
      </w:r>
      <w:r w:rsidR="00F51009">
        <w:rPr>
          <w:rFonts w:asciiTheme="minorHAnsi" w:eastAsia="Quattrocento Sans" w:hAnsiTheme="minorHAnsi" w:cstheme="minorHAnsi"/>
          <w:color w:val="3F3F3F"/>
        </w:rPr>
        <w:t xml:space="preserve"> for Rivers</w:t>
      </w:r>
      <w:r w:rsidR="00CB3512">
        <w:rPr>
          <w:rFonts w:asciiTheme="minorHAnsi" w:eastAsia="Quattrocento Sans" w:hAnsiTheme="minorHAnsi" w:cstheme="minorHAnsi"/>
          <w:color w:val="3F3F3F"/>
        </w:rPr>
        <w:t xml:space="preserve"> </w:t>
      </w:r>
      <w:r w:rsidR="00841129">
        <w:rPr>
          <w:rFonts w:asciiTheme="minorHAnsi" w:eastAsia="Quattrocento Sans" w:hAnsiTheme="minorHAnsi" w:cstheme="minorHAnsi"/>
          <w:color w:val="3F3F3F"/>
        </w:rPr>
        <w:t>Web</w:t>
      </w:r>
      <w:r w:rsidR="00CB3512">
        <w:rPr>
          <w:rFonts w:asciiTheme="minorHAnsi" w:eastAsia="Quattrocento Sans" w:hAnsiTheme="minorHAnsi" w:cstheme="minorHAnsi"/>
          <w:color w:val="3F3F3F"/>
        </w:rPr>
        <w:t>App</w:t>
      </w:r>
      <w:r w:rsidR="0083587F" w:rsidRPr="003E033B">
        <w:rPr>
          <w:rFonts w:asciiTheme="minorHAnsi" w:eastAsia="Quattrocento Sans" w:hAnsiTheme="minorHAnsi" w:cstheme="minorHAnsi"/>
          <w:color w:val="3F3F3F"/>
        </w:rPr>
        <w:t>, river segments are those used in the REC version 2.5.</w:t>
      </w:r>
    </w:p>
    <w:p w14:paraId="00000045" w14:textId="75CE953B" w:rsidR="009B5B77" w:rsidRPr="002401CD" w:rsidRDefault="0083587F" w:rsidP="004F5131">
      <w:pPr>
        <w:pStyle w:val="Heading2"/>
      </w:pPr>
      <w:bookmarkStart w:id="7" w:name="_Toc174707633"/>
      <w:r w:rsidRPr="002401CD">
        <w:t>Overview of the Freshwater Improvement Scenario Builder</w:t>
      </w:r>
      <w:r w:rsidR="00F51009">
        <w:t xml:space="preserve"> for </w:t>
      </w:r>
      <w:r w:rsidR="00C078AA">
        <w:t>Lakes</w:t>
      </w:r>
      <w:r w:rsidRPr="002401CD">
        <w:t xml:space="preserve"> WebApp</w:t>
      </w:r>
      <w:bookmarkEnd w:id="7"/>
    </w:p>
    <w:p w14:paraId="1B30CA4A" w14:textId="146217FD" w:rsidR="00011B58" w:rsidRDefault="00011B58" w:rsidP="00011B58">
      <w:r w:rsidRPr="00EF7E3C">
        <w:t>The</w:t>
      </w:r>
      <w:r>
        <w:t xml:space="preserve"> Freshwater Improvement Scenario Builder for Lakes </w:t>
      </w:r>
      <w:r w:rsidRPr="001379D6">
        <w:t xml:space="preserve">web application (WebApp) </w:t>
      </w:r>
      <w:r w:rsidRPr="00EF7E3C">
        <w:t>allow</w:t>
      </w:r>
      <w:r w:rsidR="00110A43">
        <w:t>s</w:t>
      </w:r>
      <w:r w:rsidRPr="00EF7E3C">
        <w:t xml:space="preserve"> the user to simulate </w:t>
      </w:r>
      <w:del w:id="8" w:author="Ton Snelder" w:date="2024-08-21T09:42:00Z" w16du:dateUtc="2024-08-20T21:42:00Z">
        <w:r w:rsidRPr="001379D6" w:rsidDel="00706565">
          <w:delText xml:space="preserve">impacts of </w:delText>
        </w:r>
      </w:del>
      <w:r w:rsidRPr="001379D6">
        <w:t xml:space="preserve">on-land mitigations and </w:t>
      </w:r>
      <w:r>
        <w:t xml:space="preserve">land use </w:t>
      </w:r>
      <w:r w:rsidRPr="001379D6">
        <w:t xml:space="preserve">changes in </w:t>
      </w:r>
      <w:r>
        <w:t xml:space="preserve">the </w:t>
      </w:r>
      <w:r w:rsidRPr="001379D6">
        <w:t xml:space="preserve">catchment </w:t>
      </w:r>
      <w:r>
        <w:t xml:space="preserve">of lakes and predict the associated changes to key </w:t>
      </w:r>
      <w:r w:rsidRPr="001379D6">
        <w:t>in-</w:t>
      </w:r>
      <w:r>
        <w:t>lake</w:t>
      </w:r>
      <w:r w:rsidRPr="001379D6">
        <w:t xml:space="preserve"> water quality </w:t>
      </w:r>
      <w:r>
        <w:t>indicators:</w:t>
      </w:r>
      <w:r w:rsidRPr="001379D6">
        <w:t xml:space="preserve"> nutrients (</w:t>
      </w:r>
      <w:r w:rsidR="004819DF">
        <w:t xml:space="preserve">total </w:t>
      </w:r>
      <w:r w:rsidRPr="001379D6">
        <w:t>nitrogen</w:t>
      </w:r>
      <w:r w:rsidR="004819DF">
        <w:t xml:space="preserve"> (TN)</w:t>
      </w:r>
      <w:r w:rsidRPr="001379D6">
        <w:t xml:space="preserve"> and </w:t>
      </w:r>
      <w:r w:rsidR="004819DF">
        <w:t xml:space="preserve">total </w:t>
      </w:r>
      <w:r w:rsidRPr="001379D6">
        <w:t>phosphorus</w:t>
      </w:r>
      <w:r w:rsidR="004819DF">
        <w:t xml:space="preserve"> (TP)</w:t>
      </w:r>
      <w:r w:rsidRPr="001379D6">
        <w:t>)</w:t>
      </w:r>
      <w:r>
        <w:t>, phytoplankton biomass and visual clarity (Secchi depth). These types of simulations are important technical information for developing policy in the</w:t>
      </w:r>
      <w:r w:rsidRPr="00526C11">
        <w:t xml:space="preserve"> context of </w:t>
      </w:r>
      <w:ins w:id="9" w:author="Ton Snelder" w:date="2024-08-21T09:44:00Z" w16du:dateUtc="2024-08-20T21:44:00Z">
        <w:r w:rsidR="00D437C3">
          <w:t xml:space="preserve">managing lake water quality and </w:t>
        </w:r>
        <w:r w:rsidR="006A3121">
          <w:t xml:space="preserve">implementation of </w:t>
        </w:r>
      </w:ins>
      <w:r w:rsidRPr="00526C11">
        <w:t xml:space="preserve">the </w:t>
      </w:r>
      <w:commentRangeStart w:id="10"/>
      <w:r w:rsidRPr="00526C11">
        <w:t>National Policy Statement for Freshwater Management (NPS-FM)</w:t>
      </w:r>
      <w:del w:id="11" w:author="Ton Snelder" w:date="2024-08-21T09:44:00Z" w16du:dateUtc="2024-08-20T21:44:00Z">
        <w:r w:rsidRPr="00526C11" w:rsidDel="006A3121">
          <w:delText xml:space="preserve"> implementation</w:delText>
        </w:r>
        <w:commentRangeEnd w:id="10"/>
        <w:r w:rsidR="00D437C3" w:rsidDel="006A3121">
          <w:rPr>
            <w:rStyle w:val="CommentReference"/>
          </w:rPr>
          <w:commentReference w:id="10"/>
        </w:r>
      </w:del>
      <w:r>
        <w:t xml:space="preserve">. The WebApp includes all </w:t>
      </w:r>
      <w:r w:rsidR="009E6ABF">
        <w:t xml:space="preserve">North and South Island </w:t>
      </w:r>
      <w:r w:rsidRPr="00EF7E3C">
        <w:t xml:space="preserve">lakes </w:t>
      </w:r>
      <w:r>
        <w:t xml:space="preserve">for which </w:t>
      </w:r>
      <w:r w:rsidRPr="00D04DDD">
        <w:t>the surface water catchment</w:t>
      </w:r>
      <w:r>
        <w:t>s</w:t>
      </w:r>
      <w:r w:rsidRPr="00D04DDD">
        <w:t xml:space="preserve"> </w:t>
      </w:r>
      <w:r>
        <w:t>are reliably defined based on the</w:t>
      </w:r>
      <w:r w:rsidR="009E6ABF">
        <w:t xml:space="preserve"> New Zealand</w:t>
      </w:r>
      <w:r>
        <w:t xml:space="preserve"> national digital drainage network (DN2.4) and includes </w:t>
      </w:r>
      <w:r w:rsidRPr="00EF7E3C">
        <w:t>both monitored and unmonitored</w:t>
      </w:r>
      <w:r>
        <w:t xml:space="preserve"> lakes.</w:t>
      </w:r>
    </w:p>
    <w:p w14:paraId="0000004D" w14:textId="4E3A2033" w:rsidR="009B5B77" w:rsidRDefault="0083587F">
      <w:r>
        <w:t>The expected audience and users include</w:t>
      </w:r>
      <w:r w:rsidR="00B16BF5">
        <w:t xml:space="preserve"> </w:t>
      </w:r>
      <w:r>
        <w:t>multi-party catchment groups or stakeholders (including farmers, iwi, NGOs, council catchment management staff)</w:t>
      </w:r>
      <w:sdt>
        <w:sdtPr>
          <w:tag w:val="goog_rdk_8"/>
          <w:id w:val="-1632393372"/>
        </w:sdtPr>
        <w:sdtEndPr/>
        <w:sdtContent>
          <w:r>
            <w:t>,</w:t>
          </w:r>
        </w:sdtContent>
      </w:sdt>
      <w:r>
        <w:t xml:space="preserve"> their advisors, and/or any of these parties individually. The Scenario Builder</w:t>
      </w:r>
      <w:r w:rsidR="00653EA9">
        <w:t xml:space="preserve"> for </w:t>
      </w:r>
      <w:r w:rsidR="00110A43">
        <w:t>Lakes</w:t>
      </w:r>
      <w:r w:rsidR="00F0242E">
        <w:t xml:space="preserve"> WebApp </w:t>
      </w:r>
      <w:r>
        <w:t>has been designed to be a simple</w:t>
      </w:r>
      <w:r w:rsidR="00927A88">
        <w:t>,</w:t>
      </w:r>
      <w:r>
        <w:t xml:space="preserve"> freely and publicly available analysis system that enables end-users to explore mixes of land mitigations and land use changes for defined areas and predict the effect</w:t>
      </w:r>
      <w:sdt>
        <w:sdtPr>
          <w:tag w:val="goog_rdk_9"/>
          <w:id w:val="-67960101"/>
        </w:sdtPr>
        <w:sdtEndPr/>
        <w:sdtContent>
          <w:r>
            <w:t xml:space="preserve"> of</w:t>
          </w:r>
        </w:sdtContent>
      </w:sdt>
      <w:r>
        <w:t xml:space="preserve"> these on</w:t>
      </w:r>
      <w:r w:rsidR="00850DE4">
        <w:t xml:space="preserve"> lake</w:t>
      </w:r>
      <w:r>
        <w:t xml:space="preserve"> water quality.</w:t>
      </w:r>
    </w:p>
    <w:p w14:paraId="275D2F1A" w14:textId="2DD682DD" w:rsidR="00024062" w:rsidRDefault="00024062" w:rsidP="00024062">
      <w:r>
        <w:t>The Scenario Builder</w:t>
      </w:r>
      <w:r w:rsidR="00850DE4">
        <w:t xml:space="preserve"> for Lakes</w:t>
      </w:r>
      <w:r>
        <w:t xml:space="preserve"> WebApp includes three types of analyses that are integrated and accessed in one application</w:t>
      </w:r>
      <w:r w:rsidR="00C44D41">
        <w:t xml:space="preserve"> (</w:t>
      </w:r>
      <w:r w:rsidR="00C44D41">
        <w:fldChar w:fldCharType="begin"/>
      </w:r>
      <w:r w:rsidR="00C44D41">
        <w:instrText xml:space="preserve"> REF _Ref174530288 \h </w:instrText>
      </w:r>
      <w:r w:rsidR="00C44D41">
        <w:fldChar w:fldCharType="separate"/>
      </w:r>
      <w:r w:rsidR="00C44D41" w:rsidRPr="006F101C">
        <w:rPr>
          <w:b/>
          <w:bCs/>
        </w:rPr>
        <w:t xml:space="preserve">Figure </w:t>
      </w:r>
      <w:r w:rsidR="00C44D41">
        <w:rPr>
          <w:b/>
          <w:bCs/>
          <w:noProof/>
        </w:rPr>
        <w:t>1</w:t>
      </w:r>
      <w:r w:rsidR="00C44D41">
        <w:fldChar w:fldCharType="end"/>
      </w:r>
      <w:r w:rsidR="00C44D41">
        <w:t>)</w:t>
      </w:r>
      <w:r>
        <w:t>. The types and their purpose are:</w:t>
      </w:r>
    </w:p>
    <w:p w14:paraId="2DD481DF" w14:textId="56C3E997" w:rsidR="00B54702" w:rsidRDefault="00024062" w:rsidP="00024062">
      <w:pPr>
        <w:pStyle w:val="ListParagraph"/>
        <w:numPr>
          <w:ilvl w:val="0"/>
          <w:numId w:val="34"/>
        </w:numPr>
        <w:spacing w:after="160" w:line="259" w:lineRule="auto"/>
      </w:pPr>
      <w:r w:rsidRPr="008956EE">
        <w:rPr>
          <w:u w:val="single"/>
        </w:rPr>
        <w:t>Current state</w:t>
      </w:r>
      <w:r>
        <w:t xml:space="preserve">: to </w:t>
      </w:r>
      <w:r w:rsidR="00F82253">
        <w:t>give information on the current state of the four lake indicator</w:t>
      </w:r>
      <w:r w:rsidR="008858E0">
        <w:t xml:space="preserve">s. </w:t>
      </w:r>
      <w:r w:rsidR="001410E6">
        <w:t>The information provided is:</w:t>
      </w:r>
    </w:p>
    <w:p w14:paraId="594AAFCE" w14:textId="09F96B4D" w:rsidR="001410E6" w:rsidRPr="004819DF" w:rsidRDefault="001410E6" w:rsidP="004C241C">
      <w:pPr>
        <w:pStyle w:val="ListParagraph"/>
        <w:numPr>
          <w:ilvl w:val="1"/>
          <w:numId w:val="37"/>
        </w:numPr>
        <w:spacing w:after="160" w:line="259" w:lineRule="auto"/>
      </w:pPr>
      <w:r w:rsidRPr="004819DF">
        <w:t>The boundary of the lake catchment</w:t>
      </w:r>
    </w:p>
    <w:p w14:paraId="5BA5A43D" w14:textId="4A958E2E" w:rsidR="001410E6" w:rsidRPr="004819DF" w:rsidRDefault="001410E6" w:rsidP="004C241C">
      <w:pPr>
        <w:pStyle w:val="ListParagraph"/>
        <w:numPr>
          <w:ilvl w:val="1"/>
          <w:numId w:val="37"/>
        </w:numPr>
        <w:spacing w:after="160" w:line="259" w:lineRule="auto"/>
      </w:pPr>
      <w:r w:rsidRPr="004819DF">
        <w:t>The current land use composition of the lake catchment</w:t>
      </w:r>
    </w:p>
    <w:p w14:paraId="193F94CF" w14:textId="40DCD8EB" w:rsidR="001410E6" w:rsidRDefault="009E1FCF" w:rsidP="004C241C">
      <w:pPr>
        <w:pStyle w:val="ListParagraph"/>
        <w:numPr>
          <w:ilvl w:val="1"/>
          <w:numId w:val="37"/>
        </w:numPr>
        <w:spacing w:after="160" w:line="259" w:lineRule="auto"/>
      </w:pPr>
      <w:r w:rsidRPr="004819DF">
        <w:t xml:space="preserve">The current state of the four indicators for the lake (median TP, TN, </w:t>
      </w:r>
      <w:commentRangeStart w:id="12"/>
      <w:r w:rsidRPr="004819DF">
        <w:t xml:space="preserve">phytoplankton </w:t>
      </w:r>
      <w:commentRangeEnd w:id="12"/>
      <w:r w:rsidR="006110B4">
        <w:rPr>
          <w:rStyle w:val="CommentReference"/>
        </w:rPr>
        <w:commentReference w:id="12"/>
      </w:r>
      <w:r w:rsidRPr="004819DF">
        <w:t>and Secchi depth)</w:t>
      </w:r>
      <w:r w:rsidR="00DF1C15">
        <w:t>. The current state is</w:t>
      </w:r>
      <w:r w:rsidR="003A378D">
        <w:t xml:space="preserve"> based on</w:t>
      </w:r>
      <w:r w:rsidR="00DF1C15">
        <w:t xml:space="preserve"> measured or modelled</w:t>
      </w:r>
      <w:r w:rsidR="003A378D">
        <w:t xml:space="preserve"> data</w:t>
      </w:r>
      <w:r w:rsidR="00DF1C15">
        <w:t>, depending on whether there is a monitoring site in the lake.</w:t>
      </w:r>
    </w:p>
    <w:p w14:paraId="6C4F0013" w14:textId="6D914DA7" w:rsidR="003072BF" w:rsidRPr="004819DF" w:rsidRDefault="003072BF" w:rsidP="004C241C">
      <w:pPr>
        <w:pStyle w:val="ListParagraph"/>
        <w:numPr>
          <w:ilvl w:val="1"/>
          <w:numId w:val="37"/>
        </w:numPr>
        <w:spacing w:after="160" w:line="259" w:lineRule="auto"/>
      </w:pPr>
      <w:r>
        <w:t>Estimated average annual load of TN and TP discharging to the lake</w:t>
      </w:r>
    </w:p>
    <w:p w14:paraId="2FC61ED1" w14:textId="77777777" w:rsidR="00024062" w:rsidRPr="00A42E09" w:rsidRDefault="00024062" w:rsidP="00024062">
      <w:pPr>
        <w:pStyle w:val="ListParagraph"/>
        <w:numPr>
          <w:ilvl w:val="0"/>
          <w:numId w:val="34"/>
        </w:numPr>
        <w:spacing w:after="160" w:line="259" w:lineRule="auto"/>
      </w:pPr>
      <w:r w:rsidRPr="00A42E09">
        <w:rPr>
          <w:color w:val="3F3F3F"/>
          <w:u w:val="single"/>
        </w:rPr>
        <w:t>Land Use Mitigation</w:t>
      </w:r>
      <w:r w:rsidRPr="00A42E09">
        <w:rPr>
          <w:color w:val="3F3F3F"/>
        </w:rPr>
        <w:t xml:space="preserve">: to estimate and visualise the potential water quality improvements (predicted changes to the indicators) achieved by mitigations applied to existing land in the </w:t>
      </w:r>
      <w:proofErr w:type="gramStart"/>
      <w:r w:rsidRPr="00A42E09">
        <w:rPr>
          <w:color w:val="3F3F3F"/>
        </w:rPr>
        <w:t>catchment;</w:t>
      </w:r>
      <w:proofErr w:type="gramEnd"/>
    </w:p>
    <w:p w14:paraId="5E98FCEF" w14:textId="77777777" w:rsidR="00024062" w:rsidRPr="00D07DE0" w:rsidRDefault="00024062" w:rsidP="00024062">
      <w:pPr>
        <w:pStyle w:val="ListParagraph"/>
        <w:numPr>
          <w:ilvl w:val="0"/>
          <w:numId w:val="34"/>
        </w:numPr>
        <w:spacing w:after="160" w:line="259" w:lineRule="auto"/>
      </w:pPr>
      <w:r w:rsidRPr="00A42E09">
        <w:rPr>
          <w:color w:val="3F3F3F"/>
          <w:u w:val="single"/>
        </w:rPr>
        <w:t>Land Use Change</w:t>
      </w:r>
      <w:r w:rsidRPr="00A42E09">
        <w:rPr>
          <w:color w:val="3F3F3F"/>
        </w:rPr>
        <w:t>: to estimate and visualise potential changes to water quality resulting from changes to the existing land use mix in the catchment.</w:t>
      </w:r>
    </w:p>
    <w:p w14:paraId="2E2C41D4" w14:textId="77777777" w:rsidR="00024062" w:rsidRDefault="00024062" w:rsidP="00024062">
      <w:r>
        <w:t xml:space="preserve">The ‘current state’ analysis is carried out first, by selecting a </w:t>
      </w:r>
      <w:commentRangeStart w:id="13"/>
      <w:commentRangeStart w:id="14"/>
      <w:r>
        <w:t>lake</w:t>
      </w:r>
      <w:commentRangeEnd w:id="13"/>
      <w:r>
        <w:rPr>
          <w:rStyle w:val="CommentReference"/>
        </w:rPr>
        <w:commentReference w:id="13"/>
      </w:r>
      <w:commentRangeEnd w:id="14"/>
      <w:r>
        <w:rPr>
          <w:rStyle w:val="CommentReference"/>
        </w:rPr>
        <w:commentReference w:id="14"/>
      </w:r>
      <w:r>
        <w:t xml:space="preserve">. The user may then explore scenarios that involve land use mitigation or land use change, or both combined, to estimate the impacts on the selected water quality indicator. </w:t>
      </w:r>
    </w:p>
    <w:p w14:paraId="18669722" w14:textId="77777777" w:rsidR="009209B2" w:rsidRDefault="009209B2" w:rsidP="009209B2">
      <w:pPr>
        <w:pStyle w:val="NumberedParagraphLevel1"/>
        <w:numPr>
          <w:ilvl w:val="0"/>
          <w:numId w:val="0"/>
        </w:numPr>
      </w:pPr>
      <w:bookmarkStart w:id="15" w:name="_heading=h.kgcv8k" w:colFirst="0" w:colLast="0"/>
      <w:bookmarkEnd w:id="15"/>
    </w:p>
    <w:p w14:paraId="19B92509" w14:textId="414230E6" w:rsidR="00351886" w:rsidRDefault="00351886" w:rsidP="006F101C"/>
    <w:p w14:paraId="4EFA69CB" w14:textId="0C9C4EDC" w:rsidR="00C45BA5" w:rsidRDefault="006B5FAD" w:rsidP="00C45BA5">
      <w:pPr>
        <w:keepNext/>
        <w:pBdr>
          <w:top w:val="nil"/>
          <w:left w:val="nil"/>
          <w:bottom w:val="nil"/>
          <w:right w:val="nil"/>
          <w:between w:val="nil"/>
        </w:pBdr>
        <w:spacing w:after="240" w:line="240" w:lineRule="auto"/>
        <w:contextualSpacing/>
        <w:rPr>
          <w:b/>
          <w:bCs/>
        </w:rPr>
      </w:pPr>
      <w:bookmarkStart w:id="16" w:name="_Ref164676876"/>
      <w:r>
        <w:rPr>
          <w:noProof/>
        </w:rPr>
        <w:lastRenderedPageBreak/>
        <w:drawing>
          <wp:inline distT="0" distB="0" distL="0" distR="0" wp14:anchorId="638A0930" wp14:editId="418F6A47">
            <wp:extent cx="5731510" cy="3750945"/>
            <wp:effectExtent l="0" t="0" r="0" b="1905"/>
            <wp:docPr id="7098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233" name="Picture 70980233"/>
                    <pic:cNvPicPr/>
                  </pic:nvPicPr>
                  <pic:blipFill>
                    <a:blip r:embed="rId28"/>
                    <a:stretch>
                      <a:fillRect/>
                    </a:stretch>
                  </pic:blipFill>
                  <pic:spPr>
                    <a:xfrm>
                      <a:off x="0" y="0"/>
                      <a:ext cx="5731510" cy="3750945"/>
                    </a:xfrm>
                    <a:prstGeom prst="rect">
                      <a:avLst/>
                    </a:prstGeom>
                  </pic:spPr>
                </pic:pic>
              </a:graphicData>
            </a:graphic>
          </wp:inline>
        </w:drawing>
      </w:r>
    </w:p>
    <w:p w14:paraId="5486819D" w14:textId="77777777" w:rsidR="00C45BA5" w:rsidRDefault="00C45BA5" w:rsidP="00C45BA5">
      <w:pPr>
        <w:keepNext/>
        <w:pBdr>
          <w:top w:val="nil"/>
          <w:left w:val="nil"/>
          <w:bottom w:val="nil"/>
          <w:right w:val="nil"/>
          <w:between w:val="nil"/>
        </w:pBdr>
        <w:spacing w:after="240" w:line="240" w:lineRule="auto"/>
        <w:contextualSpacing/>
        <w:rPr>
          <w:b/>
          <w:bCs/>
        </w:rPr>
      </w:pPr>
    </w:p>
    <w:p w14:paraId="784FF2F4" w14:textId="2AABD959" w:rsidR="00351886" w:rsidRDefault="00351886" w:rsidP="00C45BA5">
      <w:pPr>
        <w:keepNext/>
        <w:pBdr>
          <w:top w:val="nil"/>
          <w:left w:val="nil"/>
          <w:bottom w:val="nil"/>
          <w:right w:val="nil"/>
          <w:between w:val="nil"/>
        </w:pBdr>
        <w:spacing w:after="240" w:line="240" w:lineRule="auto"/>
        <w:contextualSpacing/>
        <w:rPr>
          <w:b/>
          <w:color w:val="3F3F3F"/>
        </w:rPr>
      </w:pPr>
      <w:bookmarkStart w:id="17" w:name="_Ref174530288"/>
      <w:r w:rsidRPr="006F101C">
        <w:rPr>
          <w:b/>
          <w:bCs/>
        </w:rPr>
        <w:t xml:space="preserve">Figure </w:t>
      </w:r>
      <w:r w:rsidRPr="006F101C">
        <w:rPr>
          <w:b/>
          <w:bCs/>
        </w:rPr>
        <w:fldChar w:fldCharType="begin"/>
      </w:r>
      <w:r w:rsidRPr="006F101C">
        <w:rPr>
          <w:b/>
          <w:bCs/>
        </w:rPr>
        <w:instrText xml:space="preserve"> SEQ Figure \* ARABIC </w:instrText>
      </w:r>
      <w:r w:rsidRPr="006F101C">
        <w:rPr>
          <w:b/>
          <w:bCs/>
        </w:rPr>
        <w:fldChar w:fldCharType="separate"/>
      </w:r>
      <w:r w:rsidR="00C44D41">
        <w:rPr>
          <w:b/>
          <w:bCs/>
          <w:noProof/>
        </w:rPr>
        <w:t>1</w:t>
      </w:r>
      <w:r w:rsidRPr="006F101C">
        <w:rPr>
          <w:b/>
          <w:bCs/>
        </w:rPr>
        <w:fldChar w:fldCharType="end"/>
      </w:r>
      <w:bookmarkEnd w:id="16"/>
      <w:bookmarkEnd w:id="17"/>
      <w:r w:rsidRPr="006F101C">
        <w:rPr>
          <w:b/>
          <w:bCs/>
        </w:rPr>
        <w:t xml:space="preserve">: </w:t>
      </w:r>
      <w:r w:rsidRPr="006F101C">
        <w:rPr>
          <w:b/>
          <w:bCs/>
          <w:color w:val="3F3F3F"/>
        </w:rPr>
        <w:t>The</w:t>
      </w:r>
      <w:r w:rsidRPr="006F101C">
        <w:rPr>
          <w:b/>
          <w:color w:val="3F3F3F"/>
        </w:rPr>
        <w:t xml:space="preserve"> three </w:t>
      </w:r>
      <w:r w:rsidR="003A6782">
        <w:rPr>
          <w:b/>
          <w:color w:val="3F3F3F"/>
        </w:rPr>
        <w:t>types</w:t>
      </w:r>
      <w:r w:rsidR="00263230">
        <w:rPr>
          <w:b/>
          <w:color w:val="3F3F3F"/>
        </w:rPr>
        <w:t xml:space="preserve"> of</w:t>
      </w:r>
      <w:r w:rsidR="003A6782">
        <w:rPr>
          <w:b/>
          <w:color w:val="3F3F3F"/>
        </w:rPr>
        <w:t xml:space="preserve"> </w:t>
      </w:r>
      <w:r w:rsidR="00BA4DBE">
        <w:rPr>
          <w:b/>
          <w:color w:val="3F3F3F"/>
        </w:rPr>
        <w:t>analys</w:t>
      </w:r>
      <w:r w:rsidR="00ED7AE0">
        <w:rPr>
          <w:b/>
          <w:color w:val="3F3F3F"/>
        </w:rPr>
        <w:t xml:space="preserve">es </w:t>
      </w:r>
      <w:r w:rsidR="00A27B82">
        <w:rPr>
          <w:b/>
          <w:color w:val="3F3F3F"/>
        </w:rPr>
        <w:t xml:space="preserve">that can be </w:t>
      </w:r>
      <w:r w:rsidR="003A6782">
        <w:rPr>
          <w:b/>
          <w:color w:val="3F3F3F"/>
        </w:rPr>
        <w:t>performed with</w:t>
      </w:r>
      <w:r w:rsidR="00A27B82">
        <w:rPr>
          <w:b/>
          <w:color w:val="3F3F3F"/>
        </w:rPr>
        <w:t xml:space="preserve"> </w:t>
      </w:r>
      <w:r w:rsidRPr="006F101C">
        <w:rPr>
          <w:b/>
          <w:color w:val="3F3F3F"/>
        </w:rPr>
        <w:t>the Scenario Builder</w:t>
      </w:r>
      <w:r w:rsidR="00653EA9">
        <w:rPr>
          <w:b/>
          <w:color w:val="3F3F3F"/>
        </w:rPr>
        <w:t xml:space="preserve"> for </w:t>
      </w:r>
      <w:r w:rsidR="00C44D41">
        <w:rPr>
          <w:b/>
          <w:color w:val="3F3F3F"/>
        </w:rPr>
        <w:t>Lake</w:t>
      </w:r>
      <w:r w:rsidR="00F0242E">
        <w:rPr>
          <w:b/>
          <w:color w:val="3F3F3F"/>
        </w:rPr>
        <w:t xml:space="preserve"> WebApp </w:t>
      </w:r>
      <w:r w:rsidRPr="006F101C">
        <w:rPr>
          <w:b/>
          <w:color w:val="3F3F3F"/>
        </w:rPr>
        <w:t xml:space="preserve">and the associated outputs. </w:t>
      </w:r>
    </w:p>
    <w:p w14:paraId="5CC2DE33" w14:textId="036189B0" w:rsidR="009209B2" w:rsidDel="008D5993" w:rsidRDefault="009209B2" w:rsidP="009209B2">
      <w:pPr>
        <w:pStyle w:val="Heading2"/>
        <w:rPr>
          <w:del w:id="18" w:author="Ton Snelder" w:date="2024-08-21T09:47:00Z" w16du:dateUtc="2024-08-20T21:47:00Z"/>
        </w:rPr>
      </w:pPr>
      <w:bookmarkStart w:id="19" w:name="_Ref169607373"/>
      <w:bookmarkStart w:id="20" w:name="_Toc174707634"/>
      <w:commentRangeStart w:id="21"/>
      <w:commentRangeStart w:id="22"/>
      <w:del w:id="23" w:author="Ton Snelder" w:date="2024-08-21T09:47:00Z" w16du:dateUtc="2024-08-20T21:47:00Z">
        <w:r w:rsidDel="008D5993">
          <w:delText>Water quality indicators</w:delText>
        </w:r>
        <w:bookmarkEnd w:id="19"/>
        <w:commentRangeEnd w:id="21"/>
        <w:r w:rsidR="004F557A" w:rsidDel="008D5993">
          <w:rPr>
            <w:rStyle w:val="CommentReference"/>
            <w:rFonts w:cs="Calibri"/>
            <w:color w:val="3F3F3F" w:themeColor="text1"/>
          </w:rPr>
          <w:commentReference w:id="21"/>
        </w:r>
        <w:bookmarkEnd w:id="20"/>
        <w:commentRangeEnd w:id="22"/>
        <w:r w:rsidR="008D5993" w:rsidDel="008D5993">
          <w:rPr>
            <w:rStyle w:val="CommentReference"/>
            <w:rFonts w:cs="Calibri"/>
            <w:color w:val="3F3F3F" w:themeColor="text1"/>
          </w:rPr>
          <w:commentReference w:id="22"/>
        </w:r>
      </w:del>
    </w:p>
    <w:p w14:paraId="3AD332AE" w14:textId="4A20C9EE" w:rsidR="009209B2" w:rsidDel="008D5993" w:rsidRDefault="009209B2" w:rsidP="009209B2">
      <w:pPr>
        <w:rPr>
          <w:del w:id="24" w:author="Ton Snelder" w:date="2024-08-21T09:47:00Z" w16du:dateUtc="2024-08-20T21:47:00Z"/>
        </w:rPr>
      </w:pPr>
      <w:del w:id="25" w:author="Ton Snelder" w:date="2024-08-21T09:47:00Z" w16du:dateUtc="2024-08-20T21:47:00Z">
        <w:r w:rsidDel="008D5993">
          <w:delText>The indicators that are implemented in the Scenario Builder</w:delText>
        </w:r>
        <w:r w:rsidR="00653EA9" w:rsidDel="008D5993">
          <w:delText xml:space="preserve"> for </w:delText>
        </w:r>
        <w:r w:rsidR="009323A2" w:rsidDel="008D5993">
          <w:delText>Lakes</w:delText>
        </w:r>
        <w:r w:rsidR="00F0242E" w:rsidDel="008D5993">
          <w:delText xml:space="preserve"> WebApp </w:delText>
        </w:r>
        <w:r w:rsidDel="008D5993">
          <w:delText xml:space="preserve">are: </w:delText>
        </w:r>
      </w:del>
    </w:p>
    <w:p w14:paraId="534C031E" w14:textId="105BCAAA" w:rsidR="009209B2" w:rsidDel="008D5993" w:rsidRDefault="009209B2" w:rsidP="009209B2">
      <w:pPr>
        <w:numPr>
          <w:ilvl w:val="0"/>
          <w:numId w:val="4"/>
        </w:numPr>
        <w:pBdr>
          <w:top w:val="nil"/>
          <w:left w:val="nil"/>
          <w:bottom w:val="nil"/>
          <w:right w:val="nil"/>
          <w:between w:val="nil"/>
        </w:pBdr>
        <w:spacing w:before="120" w:after="0"/>
        <w:ind w:hanging="360"/>
        <w:rPr>
          <w:del w:id="26" w:author="Ton Snelder" w:date="2024-08-21T09:47:00Z" w16du:dateUtc="2024-08-20T21:47:00Z"/>
        </w:rPr>
      </w:pPr>
      <w:del w:id="27" w:author="Ton Snelder" w:date="2024-08-21T09:47:00Z" w16du:dateUtc="2024-08-20T21:47:00Z">
        <w:r w:rsidDel="008D5993">
          <w:rPr>
            <w:color w:val="3F3F3F"/>
          </w:rPr>
          <w:delText xml:space="preserve">Total nitrogen (TN) </w:delText>
        </w:r>
      </w:del>
    </w:p>
    <w:p w14:paraId="262081CC" w14:textId="73435492" w:rsidR="009209B2" w:rsidRPr="000B5483" w:rsidDel="008D5993" w:rsidRDefault="009209B2" w:rsidP="009209B2">
      <w:pPr>
        <w:numPr>
          <w:ilvl w:val="0"/>
          <w:numId w:val="4"/>
        </w:numPr>
        <w:pBdr>
          <w:top w:val="nil"/>
          <w:left w:val="nil"/>
          <w:bottom w:val="nil"/>
          <w:right w:val="nil"/>
          <w:between w:val="nil"/>
        </w:pBdr>
        <w:spacing w:after="0"/>
        <w:ind w:hanging="360"/>
        <w:rPr>
          <w:del w:id="28" w:author="Ton Snelder" w:date="2024-08-21T09:47:00Z" w16du:dateUtc="2024-08-20T21:47:00Z"/>
        </w:rPr>
      </w:pPr>
      <w:del w:id="29" w:author="Ton Snelder" w:date="2024-08-21T09:47:00Z" w16du:dateUtc="2024-08-20T21:47:00Z">
        <w:r w:rsidDel="008D5993">
          <w:rPr>
            <w:color w:val="3F3F3F"/>
          </w:rPr>
          <w:delText xml:space="preserve">Total phosphorus (TP) </w:delText>
        </w:r>
      </w:del>
    </w:p>
    <w:p w14:paraId="0C8AD332" w14:textId="05310B77" w:rsidR="000B5483" w:rsidRPr="00850670" w:rsidDel="008D5993" w:rsidRDefault="000B5483" w:rsidP="009209B2">
      <w:pPr>
        <w:numPr>
          <w:ilvl w:val="0"/>
          <w:numId w:val="4"/>
        </w:numPr>
        <w:pBdr>
          <w:top w:val="nil"/>
          <w:left w:val="nil"/>
          <w:bottom w:val="nil"/>
          <w:right w:val="nil"/>
          <w:between w:val="nil"/>
        </w:pBdr>
        <w:spacing w:after="0"/>
        <w:ind w:hanging="360"/>
        <w:rPr>
          <w:del w:id="30" w:author="Ton Snelder" w:date="2024-08-21T09:47:00Z" w16du:dateUtc="2024-08-20T21:47:00Z"/>
        </w:rPr>
      </w:pPr>
      <w:del w:id="31" w:author="Ton Snelder" w:date="2024-08-21T09:47:00Z" w16du:dateUtc="2024-08-20T21:47:00Z">
        <w:r w:rsidDel="008D5993">
          <w:rPr>
            <w:color w:val="3F3F3F"/>
          </w:rPr>
          <w:delText>Water clarity (Secchi depth)</w:delText>
        </w:r>
      </w:del>
    </w:p>
    <w:p w14:paraId="70DA7ED9" w14:textId="79275268" w:rsidR="00850670" w:rsidDel="008D5993" w:rsidRDefault="00850670" w:rsidP="009209B2">
      <w:pPr>
        <w:numPr>
          <w:ilvl w:val="0"/>
          <w:numId w:val="4"/>
        </w:numPr>
        <w:pBdr>
          <w:top w:val="nil"/>
          <w:left w:val="nil"/>
          <w:bottom w:val="nil"/>
          <w:right w:val="nil"/>
          <w:between w:val="nil"/>
        </w:pBdr>
        <w:spacing w:after="0"/>
        <w:ind w:hanging="360"/>
        <w:rPr>
          <w:del w:id="32" w:author="Ton Snelder" w:date="2024-08-21T09:47:00Z" w16du:dateUtc="2024-08-20T21:47:00Z"/>
        </w:rPr>
      </w:pPr>
      <w:del w:id="33" w:author="Ton Snelder" w:date="2024-08-21T09:47:00Z" w16du:dateUtc="2024-08-20T21:47:00Z">
        <w:r w:rsidDel="008D5993">
          <w:rPr>
            <w:color w:val="3F3F3F"/>
          </w:rPr>
          <w:delText>Phytoplankton (measured as chlorophyll a (Chla)).</w:delText>
        </w:r>
      </w:del>
    </w:p>
    <w:p w14:paraId="05113BE6" w14:textId="74916992" w:rsidR="004F557A" w:rsidDel="008D5993" w:rsidRDefault="004F557A" w:rsidP="009209B2">
      <w:pPr>
        <w:rPr>
          <w:del w:id="34" w:author="Ton Snelder" w:date="2024-08-21T09:47:00Z" w16du:dateUtc="2024-08-20T21:47:00Z"/>
        </w:rPr>
      </w:pPr>
    </w:p>
    <w:p w14:paraId="478166ED" w14:textId="36CCC31C" w:rsidR="009209B2" w:rsidDel="008D5993" w:rsidRDefault="009209B2" w:rsidP="009209B2">
      <w:pPr>
        <w:rPr>
          <w:del w:id="35" w:author="Ton Snelder" w:date="2024-08-21T09:47:00Z" w16du:dateUtc="2024-08-20T21:47:00Z"/>
        </w:rPr>
      </w:pPr>
      <w:del w:id="36" w:author="Ton Snelder" w:date="2024-08-21T09:47:00Z" w16du:dateUtc="2024-08-20T21:47:00Z">
        <w:r w:rsidRPr="004F557A" w:rsidDel="008D5993">
          <w:rPr>
            <w:highlight w:val="yellow"/>
          </w:rPr>
          <w:delText>The</w:delText>
        </w:r>
        <w:r w:rsidR="00F0242E" w:rsidRPr="004F557A" w:rsidDel="008D5993">
          <w:rPr>
            <w:highlight w:val="yellow"/>
          </w:rPr>
          <w:delText xml:space="preserve"> WebApp </w:delText>
        </w:r>
        <w:r w:rsidRPr="004F557A" w:rsidDel="008D5993">
          <w:rPr>
            <w:highlight w:val="yellow"/>
          </w:rPr>
          <w:delText>reports and models median values of the five measured indicators and, therefore, does not report or model NPS-FM attributes. However, the median values of DRP, NO</w:delText>
        </w:r>
        <w:r w:rsidRPr="004F557A" w:rsidDel="008D5993">
          <w:rPr>
            <w:highlight w:val="yellow"/>
            <w:vertAlign w:val="subscript"/>
          </w:rPr>
          <w:delText>3</w:delText>
        </w:r>
        <w:r w:rsidRPr="004F557A" w:rsidDel="008D5993">
          <w:rPr>
            <w:highlight w:val="yellow"/>
          </w:rPr>
          <w:delText xml:space="preserve">-N and </w:delText>
        </w:r>
        <w:r w:rsidRPr="004F557A" w:rsidDel="008D5993">
          <w:rPr>
            <w:i/>
            <w:iCs/>
            <w:highlight w:val="yellow"/>
          </w:rPr>
          <w:delText>E. coli</w:delText>
        </w:r>
        <w:r w:rsidRPr="004F557A" w:rsidDel="008D5993">
          <w:rPr>
            <w:highlight w:val="yellow"/>
          </w:rPr>
          <w:delText xml:space="preserve"> are one component of the associated NPS-FM attributes and therefore the</w:delText>
        </w:r>
        <w:r w:rsidR="00F0242E" w:rsidRPr="004F557A" w:rsidDel="008D5993">
          <w:rPr>
            <w:highlight w:val="yellow"/>
          </w:rPr>
          <w:delText xml:space="preserve"> WebApp </w:delText>
        </w:r>
        <w:r w:rsidRPr="004F557A" w:rsidDel="008D5993">
          <w:rPr>
            <w:highlight w:val="yellow"/>
          </w:rPr>
          <w:delText xml:space="preserve">displays the NPS-FM band thresholds for these attribute components. The median values of TN and TP are relevant to the estimation and management of the NPS-FM river periphyton attribute, which is predicted using a model and displayed by the </w:delText>
        </w:r>
        <w:r w:rsidR="00312F48" w:rsidRPr="004F557A" w:rsidDel="008D5993">
          <w:rPr>
            <w:highlight w:val="yellow"/>
          </w:rPr>
          <w:delText>Web</w:delText>
        </w:r>
        <w:r w:rsidRPr="004F557A" w:rsidDel="008D5993">
          <w:rPr>
            <w:highlight w:val="yellow"/>
          </w:rPr>
          <w:delText>App.</w:delText>
        </w:r>
      </w:del>
    </w:p>
    <w:bookmarkStart w:id="37" w:name="_heading=h.34g0dwd" w:colFirst="0" w:colLast="0"/>
    <w:bookmarkStart w:id="38" w:name="_Toc174707635"/>
    <w:bookmarkEnd w:id="37"/>
    <w:p w14:paraId="0000005F" w14:textId="77777777" w:rsidR="009B5B77" w:rsidRDefault="00D43AA9" w:rsidP="004F5131">
      <w:pPr>
        <w:pStyle w:val="Heading2"/>
      </w:pPr>
      <w:sdt>
        <w:sdtPr>
          <w:tag w:val="goog_rdk_16"/>
          <w:id w:val="-182281807"/>
        </w:sdtPr>
        <w:sdtEndPr/>
        <w:sdtContent/>
      </w:sdt>
      <w:r w:rsidR="0083587F">
        <w:t>Inputs and outputs</w:t>
      </w:r>
      <w:bookmarkEnd w:id="38"/>
    </w:p>
    <w:p w14:paraId="161BFAAD" w14:textId="78CC3225" w:rsidR="00152802" w:rsidRDefault="0083587F" w:rsidP="00152802">
      <w:r>
        <w:t>The inputs required of the user and outputs provided by the</w:t>
      </w:r>
      <w:r w:rsidR="00F0242E">
        <w:t xml:space="preserve"> WebApp </w:t>
      </w:r>
      <w:r>
        <w:t>are outlined in</w:t>
      </w:r>
      <w:r w:rsidR="00152802">
        <w:t xml:space="preserve"> Table 1.</w:t>
      </w:r>
    </w:p>
    <w:p w14:paraId="53B3EA7C" w14:textId="5194D72B" w:rsidR="00206269" w:rsidRDefault="00206269" w:rsidP="00495FEC">
      <w:pPr>
        <w:pStyle w:val="Caption"/>
        <w:keepNext/>
        <w:spacing w:after="60"/>
      </w:pPr>
      <w:bookmarkStart w:id="39" w:name="_heading=h.4d34og8" w:colFirst="0" w:colLast="0"/>
      <w:bookmarkStart w:id="40" w:name="_Ref164677167"/>
      <w:bookmarkEnd w:id="39"/>
      <w:commentRangeStart w:id="41"/>
      <w:r>
        <w:t xml:space="preserve">Table </w:t>
      </w:r>
      <w:r w:rsidR="00EA3B46">
        <w:fldChar w:fldCharType="begin"/>
      </w:r>
      <w:r w:rsidR="00EA3B46">
        <w:instrText xml:space="preserve"> SEQ Table \* ARABIC </w:instrText>
      </w:r>
      <w:r w:rsidR="00EA3B46">
        <w:fldChar w:fldCharType="separate"/>
      </w:r>
      <w:r w:rsidR="00F30203">
        <w:rPr>
          <w:noProof/>
        </w:rPr>
        <w:t>1</w:t>
      </w:r>
      <w:r w:rsidR="00EA3B46">
        <w:rPr>
          <w:noProof/>
        </w:rPr>
        <w:fldChar w:fldCharType="end"/>
      </w:r>
      <w:bookmarkEnd w:id="40"/>
      <w:r>
        <w:t xml:space="preserve">: </w:t>
      </w:r>
      <w:r>
        <w:rPr>
          <w:color w:val="3F3F3F"/>
        </w:rPr>
        <w:t xml:space="preserve">Required inputs and description of outputs of each </w:t>
      </w:r>
      <w:r w:rsidR="00A171A3">
        <w:rPr>
          <w:color w:val="3F3F3F"/>
        </w:rPr>
        <w:t xml:space="preserve">type of </w:t>
      </w:r>
      <w:r>
        <w:rPr>
          <w:color w:val="3F3F3F"/>
        </w:rPr>
        <w:t xml:space="preserve">analysis </w:t>
      </w:r>
      <w:r w:rsidR="00A171A3" w:rsidRPr="00495FEC">
        <w:rPr>
          <w:bCs w:val="0"/>
          <w:color w:val="3F3F3F"/>
        </w:rPr>
        <w:t>that can be performed</w:t>
      </w:r>
      <w:r w:rsidR="00A171A3">
        <w:rPr>
          <w:b w:val="0"/>
          <w:color w:val="3F3F3F"/>
        </w:rPr>
        <w:t xml:space="preserve"> </w:t>
      </w:r>
      <w:r w:rsidR="00A171A3">
        <w:rPr>
          <w:color w:val="3F3F3F"/>
        </w:rPr>
        <w:t>with</w:t>
      </w:r>
      <w:r>
        <w:rPr>
          <w:color w:val="3F3F3F"/>
        </w:rPr>
        <w:t xml:space="preserve"> the Scenario Builder</w:t>
      </w:r>
      <w:r w:rsidR="00EF0FE7">
        <w:rPr>
          <w:color w:val="3F3F3F"/>
        </w:rPr>
        <w:t xml:space="preserve"> </w:t>
      </w:r>
      <w:r w:rsidR="00EF0FE7">
        <w:t xml:space="preserve">for </w:t>
      </w:r>
      <w:r w:rsidR="004F557A">
        <w:t>Lakes</w:t>
      </w:r>
      <w:r>
        <w:rPr>
          <w:color w:val="3F3F3F"/>
        </w:rPr>
        <w:t xml:space="preserve"> </w:t>
      </w:r>
      <w:r w:rsidR="00312F48">
        <w:rPr>
          <w:color w:val="3F3F3F"/>
        </w:rPr>
        <w:t>Web</w:t>
      </w:r>
      <w:r>
        <w:rPr>
          <w:color w:val="3F3F3F"/>
        </w:rPr>
        <w:t>App</w:t>
      </w:r>
      <w:r w:rsidR="00CF2F68">
        <w:rPr>
          <w:color w:val="3F3F3F"/>
        </w:rPr>
        <w:t>.</w:t>
      </w:r>
      <w:commentRangeEnd w:id="41"/>
      <w:r w:rsidR="004F557A">
        <w:rPr>
          <w:rStyle w:val="CommentReference"/>
          <w:rFonts w:ascii="Calibri" w:eastAsia="Calibri" w:hAnsi="Calibri" w:cs="Calibri"/>
          <w:b w:val="0"/>
          <w:bCs w:val="0"/>
        </w:rPr>
        <w:commentReference w:id="41"/>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413"/>
        <w:gridCol w:w="2693"/>
        <w:gridCol w:w="5245"/>
      </w:tblGrid>
      <w:tr w:rsidR="009B5B77" w14:paraId="52A6B8A7" w14:textId="77777777" w:rsidTr="00495FEC">
        <w:trPr>
          <w:tblHeader/>
        </w:trPr>
        <w:tc>
          <w:tcPr>
            <w:tcW w:w="1413" w:type="dxa"/>
            <w:shd w:val="clear" w:color="auto" w:fill="D6ECF0"/>
          </w:tcPr>
          <w:p w14:paraId="00000062" w14:textId="01C17F98" w:rsidR="009B5B77" w:rsidRDefault="0083587F" w:rsidP="00AC5858">
            <w:pPr>
              <w:spacing w:before="20" w:after="20"/>
              <w:rPr>
                <w:b/>
              </w:rPr>
            </w:pPr>
            <w:r>
              <w:rPr>
                <w:b/>
              </w:rPr>
              <w:t xml:space="preserve">Analysis </w:t>
            </w:r>
            <w:r w:rsidR="00F42CC2">
              <w:rPr>
                <w:b/>
              </w:rPr>
              <w:t>type</w:t>
            </w:r>
          </w:p>
        </w:tc>
        <w:tc>
          <w:tcPr>
            <w:tcW w:w="2693" w:type="dxa"/>
            <w:shd w:val="clear" w:color="auto" w:fill="D6ECF0"/>
            <w:vAlign w:val="center"/>
          </w:tcPr>
          <w:p w14:paraId="00000063" w14:textId="77777777" w:rsidR="009B5B77" w:rsidRDefault="0083587F" w:rsidP="00D05699">
            <w:pPr>
              <w:spacing w:before="20" w:after="20"/>
              <w:rPr>
                <w:b/>
              </w:rPr>
            </w:pPr>
            <w:r>
              <w:rPr>
                <w:b/>
              </w:rPr>
              <w:t>User-specified inputs</w:t>
            </w:r>
          </w:p>
        </w:tc>
        <w:tc>
          <w:tcPr>
            <w:tcW w:w="5245" w:type="dxa"/>
            <w:shd w:val="clear" w:color="auto" w:fill="D6ECF0"/>
          </w:tcPr>
          <w:p w14:paraId="00000064" w14:textId="77777777" w:rsidR="009B5B77" w:rsidRDefault="0083587F" w:rsidP="00F55918">
            <w:pPr>
              <w:spacing w:before="40" w:after="40"/>
              <w:rPr>
                <w:b/>
              </w:rPr>
            </w:pPr>
            <w:r>
              <w:rPr>
                <w:b/>
              </w:rPr>
              <w:t>Output</w:t>
            </w:r>
          </w:p>
        </w:tc>
      </w:tr>
      <w:tr w:rsidR="009B5B77" w14:paraId="6106C2D8" w14:textId="77777777" w:rsidTr="00495FEC">
        <w:trPr>
          <w:trHeight w:val="2744"/>
        </w:trPr>
        <w:tc>
          <w:tcPr>
            <w:tcW w:w="1413" w:type="dxa"/>
            <w:vAlign w:val="center"/>
          </w:tcPr>
          <w:p w14:paraId="00000065" w14:textId="77777777" w:rsidR="009B5B77" w:rsidRDefault="0083587F" w:rsidP="00AC5858">
            <w:pPr>
              <w:spacing w:before="20" w:after="20"/>
            </w:pPr>
            <w:r>
              <w:t>Current state</w:t>
            </w:r>
          </w:p>
        </w:tc>
        <w:tc>
          <w:tcPr>
            <w:tcW w:w="2693" w:type="dxa"/>
            <w:vAlign w:val="center"/>
          </w:tcPr>
          <w:p w14:paraId="00000066" w14:textId="59408723" w:rsidR="009B5B77" w:rsidRDefault="0083587F" w:rsidP="00D05699">
            <w:pPr>
              <w:numPr>
                <w:ilvl w:val="0"/>
                <w:numId w:val="2"/>
              </w:numPr>
              <w:pBdr>
                <w:top w:val="nil"/>
                <w:left w:val="nil"/>
                <w:bottom w:val="nil"/>
                <w:right w:val="nil"/>
                <w:between w:val="nil"/>
              </w:pBdr>
              <w:spacing w:before="20" w:after="20"/>
            </w:pPr>
            <w:r>
              <w:rPr>
                <w:color w:val="3F3F3F"/>
              </w:rPr>
              <w:t xml:space="preserve">Select </w:t>
            </w:r>
            <w:del w:id="42" w:author="Ton Snelder" w:date="2024-08-21T09:49:00Z" w16du:dateUtc="2024-08-20T21:49:00Z">
              <w:r w:rsidDel="008F79C4">
                <w:rPr>
                  <w:color w:val="3F3F3F"/>
                </w:rPr>
                <w:delText>monitoring site</w:delText>
              </w:r>
            </w:del>
            <w:ins w:id="43" w:author="Ton Snelder" w:date="2024-08-21T09:49:00Z" w16du:dateUtc="2024-08-20T21:49:00Z">
              <w:r w:rsidR="008F79C4">
                <w:rPr>
                  <w:color w:val="3F3F3F"/>
                </w:rPr>
                <w:t>lake</w:t>
              </w:r>
            </w:ins>
          </w:p>
          <w:p w14:paraId="00000067" w14:textId="4B290DDE" w:rsidR="009B5B77" w:rsidRDefault="0083587F" w:rsidP="00D05699">
            <w:pPr>
              <w:numPr>
                <w:ilvl w:val="0"/>
                <w:numId w:val="2"/>
              </w:numPr>
              <w:pBdr>
                <w:top w:val="nil"/>
                <w:left w:val="nil"/>
                <w:bottom w:val="nil"/>
                <w:right w:val="nil"/>
                <w:between w:val="nil"/>
              </w:pBdr>
              <w:spacing w:before="20" w:after="20"/>
            </w:pPr>
            <w:r>
              <w:rPr>
                <w:color w:val="3F3F3F"/>
              </w:rPr>
              <w:t xml:space="preserve">Select </w:t>
            </w:r>
            <w:r w:rsidR="00B91493">
              <w:rPr>
                <w:color w:val="3F3F3F"/>
              </w:rPr>
              <w:t xml:space="preserve">measured </w:t>
            </w:r>
            <w:r>
              <w:rPr>
                <w:color w:val="3F3F3F"/>
              </w:rPr>
              <w:t>indicator</w:t>
            </w:r>
          </w:p>
        </w:tc>
        <w:tc>
          <w:tcPr>
            <w:tcW w:w="5245" w:type="dxa"/>
          </w:tcPr>
          <w:p w14:paraId="00000068" w14:textId="168B312F"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Surface water catchment of </w:t>
            </w:r>
            <w:commentRangeStart w:id="44"/>
            <w:ins w:id="45" w:author="Ton Snelder" w:date="2024-08-21T09:47:00Z" w16du:dateUtc="2024-08-20T21:47:00Z">
              <w:r w:rsidR="00A11EE2">
                <w:rPr>
                  <w:color w:val="3F3F3F"/>
                </w:rPr>
                <w:t>lake</w:t>
              </w:r>
            </w:ins>
            <w:commentRangeEnd w:id="44"/>
            <w:ins w:id="46" w:author="Ton Snelder" w:date="2024-08-21T09:48:00Z" w16du:dateUtc="2024-08-20T21:48:00Z">
              <w:r w:rsidR="00441430">
                <w:rPr>
                  <w:rStyle w:val="CommentReference"/>
                </w:rPr>
                <w:commentReference w:id="44"/>
              </w:r>
            </w:ins>
            <w:ins w:id="47" w:author="Ton Snelder" w:date="2024-08-21T09:47:00Z" w16du:dateUtc="2024-08-20T21:47:00Z">
              <w:r w:rsidR="00A11EE2">
                <w:rPr>
                  <w:color w:val="3F3F3F"/>
                </w:rPr>
                <w:t xml:space="preserve"> </w:t>
              </w:r>
            </w:ins>
            <w:del w:id="48" w:author="Ton Snelder" w:date="2024-08-21T09:47:00Z" w16du:dateUtc="2024-08-20T21:47:00Z">
              <w:r w:rsidDel="00A11EE2">
                <w:rPr>
                  <w:color w:val="3F3F3F"/>
                </w:rPr>
                <w:delText xml:space="preserve">monitoring site </w:delText>
              </w:r>
            </w:del>
          </w:p>
          <w:p w14:paraId="00000069" w14:textId="4D859618"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Summary table of catchment land use composition in terms of </w:t>
            </w:r>
            <w:r w:rsidR="00940F47">
              <w:rPr>
                <w:color w:val="3F3F3F"/>
              </w:rPr>
              <w:t xml:space="preserve">eight </w:t>
            </w:r>
            <w:r>
              <w:rPr>
                <w:color w:val="3F3F3F"/>
              </w:rPr>
              <w:t>broad land use categories</w:t>
            </w:r>
          </w:p>
          <w:p w14:paraId="0000006A" w14:textId="2CA7E38A"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Tabulation of the estimated contributions of each land use category to the total load of the contaminant (associated with the selected indicator) </w:t>
            </w:r>
            <w:del w:id="49" w:author="Ton Snelder" w:date="2024-08-21T09:49:00Z" w16du:dateUtc="2024-08-20T21:49:00Z">
              <w:r w:rsidDel="008F79C4">
                <w:rPr>
                  <w:color w:val="3F3F3F"/>
                </w:rPr>
                <w:delText>at the monitoring site</w:delText>
              </w:r>
            </w:del>
            <w:ins w:id="50" w:author="Ton Snelder" w:date="2024-08-21T09:49:00Z" w16du:dateUtc="2024-08-20T21:49:00Z">
              <w:r w:rsidR="008F79C4">
                <w:rPr>
                  <w:color w:val="3F3F3F"/>
                </w:rPr>
                <w:t>discharging to the lake</w:t>
              </w:r>
            </w:ins>
          </w:p>
          <w:p w14:paraId="0000006B" w14:textId="70CF73AC"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Current median value of indicator </w:t>
            </w:r>
            <w:del w:id="51" w:author="Ton Snelder" w:date="2024-08-21T09:49:00Z" w16du:dateUtc="2024-08-20T21:49:00Z">
              <w:r w:rsidDel="008F79C4">
                <w:rPr>
                  <w:color w:val="3F3F3F"/>
                </w:rPr>
                <w:delText>at monitoring site</w:delText>
              </w:r>
            </w:del>
            <w:ins w:id="52" w:author="Ton Snelder" w:date="2024-08-21T09:49:00Z" w16du:dateUtc="2024-08-20T21:49:00Z">
              <w:r w:rsidR="008F79C4">
                <w:rPr>
                  <w:color w:val="3F3F3F"/>
                </w:rPr>
                <w:t>for lake</w:t>
              </w:r>
            </w:ins>
            <w:r w:rsidR="005852F2">
              <w:rPr>
                <w:color w:val="3F3F3F"/>
              </w:rPr>
              <w:t>,</w:t>
            </w:r>
            <w:r>
              <w:rPr>
                <w:color w:val="3F3F3F"/>
              </w:rPr>
              <w:t xml:space="preserve"> calculated from recent monitoring data</w:t>
            </w:r>
            <w:ins w:id="53" w:author="Ton Snelder" w:date="2024-08-21T09:50:00Z" w16du:dateUtc="2024-08-20T21:50:00Z">
              <w:r w:rsidR="002C3427">
                <w:rPr>
                  <w:color w:val="3F3F3F"/>
                </w:rPr>
                <w:t xml:space="preserve"> (for lakes with monitored sites) or estimated </w:t>
              </w:r>
              <w:r w:rsidR="00427896">
                <w:rPr>
                  <w:color w:val="3F3F3F"/>
                </w:rPr>
                <w:t>from a model (for unmonitored lakes)</w:t>
              </w:r>
            </w:ins>
          </w:p>
          <w:p w14:paraId="0000006C" w14:textId="72B36BFF"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NPS-FM bands for those indicators that are components of an NPS-FM attribute (</w:t>
            </w:r>
            <w:del w:id="54" w:author="Ton Snelder" w:date="2024-08-21T09:50:00Z" w16du:dateUtc="2024-08-20T21:50:00Z">
              <w:r w:rsidDel="00427896">
                <w:rPr>
                  <w:color w:val="3F3F3F"/>
                </w:rPr>
                <w:delText>DRP</w:delText>
              </w:r>
              <w:r w:rsidR="00C5572A" w:rsidDel="00427896">
                <w:rPr>
                  <w:color w:val="3F3F3F"/>
                </w:rPr>
                <w:delText xml:space="preserve"> </w:delText>
              </w:r>
            </w:del>
            <w:ins w:id="55" w:author="Ton Snelder" w:date="2024-08-21T09:50:00Z" w16du:dateUtc="2024-08-20T21:50:00Z">
              <w:r w:rsidR="00427896">
                <w:rPr>
                  <w:color w:val="3F3F3F"/>
                </w:rPr>
                <w:t>TN, T</w:t>
              </w:r>
            </w:ins>
            <w:ins w:id="56" w:author="Ton Snelder" w:date="2024-08-21T09:51:00Z" w16du:dateUtc="2024-08-20T21:51:00Z">
              <w:r w:rsidR="00427896">
                <w:rPr>
                  <w:color w:val="3F3F3F"/>
                </w:rPr>
                <w:t xml:space="preserve">P, and </w:t>
              </w:r>
            </w:ins>
            <w:del w:id="57" w:author="Ton Snelder" w:date="2024-08-21T09:51:00Z" w16du:dateUtc="2024-08-20T21:51:00Z">
              <w:r w:rsidR="00C5572A" w:rsidDel="00427896">
                <w:rPr>
                  <w:color w:val="3F3F3F"/>
                </w:rPr>
                <w:delText>and</w:delText>
              </w:r>
              <w:r w:rsidDel="00427896">
                <w:rPr>
                  <w:color w:val="3F3F3F"/>
                </w:rPr>
                <w:delText xml:space="preserve"> NO</w:delText>
              </w:r>
              <w:r w:rsidDel="00427896">
                <w:rPr>
                  <w:color w:val="3F3F3F"/>
                  <w:vertAlign w:val="subscript"/>
                </w:rPr>
                <w:delText>3</w:delText>
              </w:r>
              <w:r w:rsidDel="00427896">
                <w:rPr>
                  <w:color w:val="3F3F3F"/>
                </w:rPr>
                <w:delText>-N</w:delText>
              </w:r>
            </w:del>
            <w:ins w:id="58" w:author="Ton Snelder" w:date="2024-08-21T09:53:00Z" w16du:dateUtc="2024-08-20T21:53:00Z">
              <w:r w:rsidR="006110B4" w:rsidRPr="004819DF">
                <w:t>phytoplankton</w:t>
              </w:r>
            </w:ins>
            <w:r>
              <w:rPr>
                <w:color w:val="3F3F3F"/>
              </w:rPr>
              <w:t>)</w:t>
            </w:r>
          </w:p>
          <w:p w14:paraId="1389A604" w14:textId="21389554" w:rsidR="009B5B77" w:rsidRPr="00EC134C" w:rsidDel="00C10669" w:rsidRDefault="0083587F" w:rsidP="00F55918">
            <w:pPr>
              <w:numPr>
                <w:ilvl w:val="0"/>
                <w:numId w:val="2"/>
              </w:numPr>
              <w:pBdr>
                <w:top w:val="nil"/>
                <w:left w:val="nil"/>
                <w:bottom w:val="nil"/>
                <w:right w:val="nil"/>
                <w:between w:val="nil"/>
              </w:pBdr>
              <w:spacing w:before="40" w:after="40" w:line="252" w:lineRule="auto"/>
              <w:ind w:left="357" w:hanging="357"/>
              <w:rPr>
                <w:del w:id="59" w:author="Ton Snelder" w:date="2024-08-21T10:33:00Z" w16du:dateUtc="2024-08-20T22:33:00Z"/>
              </w:rPr>
            </w:pPr>
            <w:commentRangeStart w:id="60"/>
            <w:r>
              <w:rPr>
                <w:color w:val="3F3F3F"/>
              </w:rPr>
              <w:t>Estimate of the reference state</w:t>
            </w:r>
            <w:ins w:id="61" w:author="Ton Snelder" w:date="2024-08-21T10:33:00Z" w16du:dateUtc="2024-08-20T22:33:00Z">
              <w:r w:rsidR="00C10669">
                <w:rPr>
                  <w:color w:val="3F3F3F"/>
                </w:rPr>
                <w:t xml:space="preserve"> for each indicator</w:t>
              </w:r>
            </w:ins>
            <w:r>
              <w:rPr>
                <w:color w:val="3F3F3F"/>
              </w:rPr>
              <w:t xml:space="preserve"> (i.e., median value </w:t>
            </w:r>
            <w:r w:rsidR="008C5036">
              <w:rPr>
                <w:color w:val="3F3F3F"/>
              </w:rPr>
              <w:t xml:space="preserve">of indicator </w:t>
            </w:r>
            <w:r>
              <w:rPr>
                <w:color w:val="3F3F3F"/>
              </w:rPr>
              <w:t xml:space="preserve">if the catchment was in a reference condition) </w:t>
            </w:r>
            <w:commentRangeEnd w:id="60"/>
            <w:r w:rsidR="00C10669">
              <w:rPr>
                <w:rStyle w:val="CommentReference"/>
              </w:rPr>
              <w:commentReference w:id="60"/>
            </w:r>
          </w:p>
          <w:p w14:paraId="0000006D" w14:textId="168F8D0B" w:rsidR="001E19FC" w:rsidRDefault="001E19FC" w:rsidP="00C10669">
            <w:pPr>
              <w:numPr>
                <w:ilvl w:val="0"/>
                <w:numId w:val="2"/>
              </w:numPr>
              <w:pBdr>
                <w:top w:val="nil"/>
                <w:left w:val="nil"/>
                <w:bottom w:val="nil"/>
                <w:right w:val="nil"/>
                <w:between w:val="nil"/>
              </w:pBdr>
              <w:spacing w:before="40" w:after="40" w:line="252" w:lineRule="auto"/>
              <w:ind w:left="357" w:hanging="357"/>
            </w:pPr>
            <w:del w:id="62" w:author="Ton Snelder" w:date="2024-08-21T10:33:00Z" w16du:dateUtc="2024-08-20T22:33:00Z">
              <w:r w:rsidRPr="00C10669" w:rsidDel="00C10669">
                <w:rPr>
                  <w:color w:val="3F3F3F"/>
                </w:rPr>
                <w:delText xml:space="preserve">Estimate of the </w:delText>
              </w:r>
              <w:r w:rsidR="006138F1" w:rsidRPr="00C10669" w:rsidDel="00C10669">
                <w:rPr>
                  <w:color w:val="3F3F3F"/>
                </w:rPr>
                <w:delText xml:space="preserve">probability distribution </w:delText>
              </w:r>
              <w:r w:rsidR="009423F2" w:rsidRPr="00C10669" w:rsidDel="00C10669">
                <w:rPr>
                  <w:color w:val="3F3F3F"/>
                </w:rPr>
                <w:delText>for</w:delText>
              </w:r>
              <w:r w:rsidRPr="00C10669" w:rsidDel="00C10669">
                <w:rPr>
                  <w:color w:val="3F3F3F"/>
                </w:rPr>
                <w:delText xml:space="preserve"> periphyton</w:delText>
              </w:r>
              <w:r w:rsidR="00E5242A" w:rsidRPr="00C10669" w:rsidDel="00C10669">
                <w:rPr>
                  <w:color w:val="3F3F3F"/>
                </w:rPr>
                <w:delText xml:space="preserve"> biomass</w:delText>
              </w:r>
              <w:r w:rsidR="0030527D" w:rsidRPr="00C10669" w:rsidDel="00C10669">
                <w:rPr>
                  <w:color w:val="3F3F3F"/>
                </w:rPr>
                <w:delText xml:space="preserve">, </w:delText>
              </w:r>
              <w:r w:rsidR="00B91493" w:rsidRPr="00C10669" w:rsidDel="00C10669">
                <w:rPr>
                  <w:color w:val="3F3F3F"/>
                </w:rPr>
                <w:delText xml:space="preserve">if measured indicator </w:delText>
              </w:r>
              <w:r w:rsidR="001D4CA6" w:rsidRPr="00C10669" w:rsidDel="00C10669">
                <w:rPr>
                  <w:color w:val="3F3F3F"/>
                </w:rPr>
                <w:delText xml:space="preserve">is a </w:delText>
              </w:r>
              <w:r w:rsidR="0030527D" w:rsidRPr="00C10669" w:rsidDel="00C10669">
                <w:rPr>
                  <w:color w:val="3F3F3F"/>
                </w:rPr>
                <w:delText>nutrient form (</w:delText>
              </w:r>
              <w:r w:rsidR="001D4CA6" w:rsidRPr="00C10669" w:rsidDel="00C10669">
                <w:rPr>
                  <w:color w:val="3F3F3F"/>
                </w:rPr>
                <w:delText xml:space="preserve">i.e., </w:delText>
              </w:r>
              <w:r w:rsidR="0030527D" w:rsidRPr="00C10669" w:rsidDel="00C10669">
                <w:rPr>
                  <w:color w:val="3F3F3F"/>
                </w:rPr>
                <w:delText>TN, TP, NO</w:delText>
              </w:r>
              <w:r w:rsidR="0030527D" w:rsidRPr="00C10669" w:rsidDel="00C10669">
                <w:rPr>
                  <w:color w:val="3F3F3F"/>
                  <w:vertAlign w:val="subscript"/>
                </w:rPr>
                <w:delText>3</w:delText>
              </w:r>
              <w:r w:rsidR="0030527D" w:rsidRPr="00C10669" w:rsidDel="00C10669">
                <w:rPr>
                  <w:color w:val="3F3F3F"/>
                </w:rPr>
                <w:delText>-N, DRP)</w:delText>
              </w:r>
              <w:r w:rsidRPr="00C10669" w:rsidDel="00C10669">
                <w:rPr>
                  <w:color w:val="3F3F3F"/>
                </w:rPr>
                <w:delText>.</w:delText>
              </w:r>
            </w:del>
          </w:p>
        </w:tc>
      </w:tr>
      <w:tr w:rsidR="009B5B77" w14:paraId="5B6DD30D" w14:textId="77777777" w:rsidTr="00495FEC">
        <w:tc>
          <w:tcPr>
            <w:tcW w:w="1413" w:type="dxa"/>
            <w:vAlign w:val="center"/>
          </w:tcPr>
          <w:p w14:paraId="0000006E" w14:textId="77489E11" w:rsidR="009B5B77" w:rsidRDefault="0083587F" w:rsidP="00AC5858">
            <w:pPr>
              <w:spacing w:before="20" w:after="20"/>
            </w:pPr>
            <w:r>
              <w:lastRenderedPageBreak/>
              <w:t xml:space="preserve">Land use mitigation </w:t>
            </w:r>
          </w:p>
        </w:tc>
        <w:tc>
          <w:tcPr>
            <w:tcW w:w="2693" w:type="dxa"/>
            <w:vAlign w:val="center"/>
          </w:tcPr>
          <w:p w14:paraId="0000006F" w14:textId="3FFF1CA2" w:rsidR="009B5B77" w:rsidRDefault="0083587F" w:rsidP="00D05699">
            <w:pPr>
              <w:pBdr>
                <w:top w:val="nil"/>
                <w:left w:val="nil"/>
                <w:bottom w:val="nil"/>
                <w:right w:val="nil"/>
                <w:between w:val="nil"/>
              </w:pBdr>
              <w:spacing w:before="20" w:after="20"/>
            </w:pPr>
            <w:r>
              <w:rPr>
                <w:color w:val="3F3F3F"/>
              </w:rPr>
              <w:t xml:space="preserve">Default or user-specified </w:t>
            </w:r>
            <w:r w:rsidR="00A162B8">
              <w:rPr>
                <w:color w:val="3F3F3F"/>
              </w:rPr>
              <w:t>mitigation effectiveness</w:t>
            </w:r>
            <w:r>
              <w:rPr>
                <w:color w:val="3F3F3F"/>
              </w:rPr>
              <w:t xml:space="preserve"> (%)</w:t>
            </w:r>
            <w:r w:rsidR="00CC3043">
              <w:rPr>
                <w:color w:val="3F3F3F"/>
              </w:rPr>
              <w:t xml:space="preserve"> </w:t>
            </w:r>
            <w:r>
              <w:rPr>
                <w:color w:val="3F3F3F"/>
              </w:rPr>
              <w:t>for each land use type</w:t>
            </w:r>
          </w:p>
        </w:tc>
        <w:tc>
          <w:tcPr>
            <w:tcW w:w="5245" w:type="dxa"/>
          </w:tcPr>
          <w:p w14:paraId="00000070" w14:textId="37E4E6B1"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Tabulation of the default or user-</w:t>
            </w:r>
            <w:r w:rsidR="009C30D8">
              <w:rPr>
                <w:color w:val="3F3F3F"/>
              </w:rPr>
              <w:t xml:space="preserve">specified </w:t>
            </w:r>
            <w:r>
              <w:rPr>
                <w:color w:val="3F3F3F"/>
              </w:rPr>
              <w:t>reduction in contaminant losses for each land use category</w:t>
            </w:r>
          </w:p>
          <w:p w14:paraId="00000071" w14:textId="748538B8"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 xml:space="preserve">Tabulation of the estimated contributions of each land use category to the total load of the contaminant (based on the mitigation scenario) at the </w:t>
            </w:r>
            <w:del w:id="63" w:author="Ton Snelder" w:date="2024-08-21T10:33:00Z" w16du:dateUtc="2024-08-20T22:33:00Z">
              <w:r w:rsidDel="00D27ED3">
                <w:rPr>
                  <w:color w:val="3F3F3F"/>
                </w:rPr>
                <w:delText>monitoring site</w:delText>
              </w:r>
            </w:del>
            <w:ins w:id="64" w:author="Ton Snelder" w:date="2024-08-21T10:33:00Z" w16du:dateUtc="2024-08-20T22:33:00Z">
              <w:r w:rsidR="00D27ED3">
                <w:rPr>
                  <w:color w:val="3F3F3F"/>
                </w:rPr>
                <w:t>lake</w:t>
              </w:r>
            </w:ins>
          </w:p>
          <w:p w14:paraId="350D11EC" w14:textId="6FA95F54" w:rsidR="009B5B77" w:rsidRPr="00EC134C" w:rsidDel="00D27ED3" w:rsidRDefault="0083587F" w:rsidP="00F55918">
            <w:pPr>
              <w:numPr>
                <w:ilvl w:val="0"/>
                <w:numId w:val="2"/>
              </w:numPr>
              <w:pBdr>
                <w:top w:val="nil"/>
                <w:left w:val="nil"/>
                <w:bottom w:val="nil"/>
                <w:right w:val="nil"/>
                <w:between w:val="nil"/>
              </w:pBdr>
              <w:spacing w:before="40" w:after="40" w:line="252" w:lineRule="auto"/>
              <w:ind w:left="357" w:hanging="357"/>
              <w:rPr>
                <w:del w:id="65" w:author="Ton Snelder" w:date="2024-08-21T10:34:00Z" w16du:dateUtc="2024-08-20T22:34:00Z"/>
              </w:rPr>
            </w:pPr>
            <w:r>
              <w:rPr>
                <w:color w:val="3F3F3F"/>
              </w:rPr>
              <w:t xml:space="preserve">Estimated median value of the indicator </w:t>
            </w:r>
            <w:del w:id="66" w:author="Ton Snelder" w:date="2024-08-21T10:34:00Z" w16du:dateUtc="2024-08-20T22:34:00Z">
              <w:r w:rsidDel="00D27ED3">
                <w:rPr>
                  <w:color w:val="3F3F3F"/>
                </w:rPr>
                <w:delText xml:space="preserve">at </w:delText>
              </w:r>
            </w:del>
            <w:ins w:id="67" w:author="Ton Snelder" w:date="2024-08-21T10:34:00Z" w16du:dateUtc="2024-08-20T22:34:00Z">
              <w:r w:rsidR="00D27ED3">
                <w:rPr>
                  <w:color w:val="3F3F3F"/>
                </w:rPr>
                <w:t xml:space="preserve">for </w:t>
              </w:r>
            </w:ins>
            <w:r>
              <w:rPr>
                <w:color w:val="3F3F3F"/>
              </w:rPr>
              <w:t xml:space="preserve">the </w:t>
            </w:r>
            <w:del w:id="68" w:author="Ton Snelder" w:date="2024-08-21T10:33:00Z" w16du:dateUtc="2024-08-20T22:33:00Z">
              <w:r w:rsidDel="00D27ED3">
                <w:rPr>
                  <w:color w:val="3F3F3F"/>
                </w:rPr>
                <w:delText>monitoring site</w:delText>
              </w:r>
            </w:del>
            <w:ins w:id="69" w:author="Ton Snelder" w:date="2024-08-21T10:33:00Z" w16du:dateUtc="2024-08-20T22:33:00Z">
              <w:r w:rsidR="00D27ED3">
                <w:rPr>
                  <w:color w:val="3F3F3F"/>
                </w:rPr>
                <w:t>lake</w:t>
              </w:r>
            </w:ins>
            <w:r>
              <w:rPr>
                <w:color w:val="3F3F3F"/>
              </w:rPr>
              <w:t xml:space="preserve"> based on the specified mitigation </w:t>
            </w:r>
            <w:r w:rsidR="007C09AE">
              <w:rPr>
                <w:color w:val="3F3F3F"/>
              </w:rPr>
              <w:t xml:space="preserve">(and land use change, as below, </w:t>
            </w:r>
            <w:r w:rsidR="00C142C7">
              <w:rPr>
                <w:color w:val="3F3F3F"/>
              </w:rPr>
              <w:t>if relevant</w:t>
            </w:r>
            <w:r w:rsidR="007C09AE">
              <w:rPr>
                <w:color w:val="3F3F3F"/>
              </w:rPr>
              <w:t>)</w:t>
            </w:r>
            <w:r w:rsidR="00184C3B">
              <w:rPr>
                <w:color w:val="3F3F3F"/>
              </w:rPr>
              <w:t xml:space="preserve"> scenario</w:t>
            </w:r>
            <w:r w:rsidR="007C09AE">
              <w:rPr>
                <w:color w:val="3F3F3F"/>
              </w:rPr>
              <w:t xml:space="preserve"> </w:t>
            </w:r>
          </w:p>
          <w:p w14:paraId="00000072" w14:textId="2EAA5951" w:rsidR="00E5242A" w:rsidRDefault="00E5242A" w:rsidP="00D27ED3">
            <w:pPr>
              <w:numPr>
                <w:ilvl w:val="0"/>
                <w:numId w:val="2"/>
              </w:numPr>
              <w:pBdr>
                <w:top w:val="nil"/>
                <w:left w:val="nil"/>
                <w:bottom w:val="nil"/>
                <w:right w:val="nil"/>
                <w:between w:val="nil"/>
              </w:pBdr>
              <w:spacing w:before="40" w:after="40" w:line="252" w:lineRule="auto"/>
              <w:ind w:left="357" w:hanging="357"/>
            </w:pPr>
            <w:del w:id="70" w:author="Ton Snelder" w:date="2024-08-21T10:34:00Z" w16du:dateUtc="2024-08-20T22:34:00Z">
              <w:r w:rsidRPr="00D27ED3" w:rsidDel="00D27ED3">
                <w:rPr>
                  <w:color w:val="3F3F3F"/>
                </w:rPr>
                <w:delText xml:space="preserve">Estimated </w:delText>
              </w:r>
              <w:r w:rsidR="009423F2" w:rsidRPr="00D27ED3" w:rsidDel="00D27ED3">
                <w:rPr>
                  <w:color w:val="3F3F3F"/>
                </w:rPr>
                <w:delText xml:space="preserve">probability distribution for periphyton </w:delText>
              </w:r>
              <w:r w:rsidR="004109D2" w:rsidRPr="00D27ED3" w:rsidDel="00D27ED3">
                <w:rPr>
                  <w:color w:val="3F3F3F"/>
                </w:rPr>
                <w:delText xml:space="preserve">biomass resulting from the change in </w:delText>
              </w:r>
              <w:r w:rsidR="008C0A2F" w:rsidRPr="00D27ED3" w:rsidDel="00D27ED3">
                <w:rPr>
                  <w:color w:val="3F3F3F"/>
                </w:rPr>
                <w:delText>TN, TP, NO</w:delText>
              </w:r>
              <w:r w:rsidR="008C0A2F" w:rsidRPr="00D27ED3" w:rsidDel="00D27ED3">
                <w:rPr>
                  <w:color w:val="3F3F3F"/>
                  <w:vertAlign w:val="subscript"/>
                </w:rPr>
                <w:delText>3</w:delText>
              </w:r>
              <w:r w:rsidR="008C0A2F" w:rsidRPr="00D27ED3" w:rsidDel="00D27ED3">
                <w:rPr>
                  <w:color w:val="3F3F3F"/>
                </w:rPr>
                <w:delText xml:space="preserve">-N or DRP </w:delText>
              </w:r>
              <w:r w:rsidR="004109D2" w:rsidRPr="00D27ED3" w:rsidDel="00D27ED3">
                <w:rPr>
                  <w:color w:val="3F3F3F"/>
                </w:rPr>
                <w:delText>based on the specified mitigation (and land use change, as below, if relevant) scenario.</w:delText>
              </w:r>
            </w:del>
          </w:p>
        </w:tc>
      </w:tr>
      <w:tr w:rsidR="009B5B77" w14:paraId="11904E86" w14:textId="77777777" w:rsidTr="00495FEC">
        <w:tc>
          <w:tcPr>
            <w:tcW w:w="1413" w:type="dxa"/>
            <w:vAlign w:val="center"/>
          </w:tcPr>
          <w:p w14:paraId="00000073" w14:textId="5B6D0DA2" w:rsidR="009B5B77" w:rsidRDefault="0083587F" w:rsidP="00AC5858">
            <w:pPr>
              <w:spacing w:before="20" w:after="20"/>
            </w:pPr>
            <w:r>
              <w:t xml:space="preserve">Land use </w:t>
            </w:r>
            <w:r w:rsidR="00EF0C3F">
              <w:t>change</w:t>
            </w:r>
          </w:p>
        </w:tc>
        <w:tc>
          <w:tcPr>
            <w:tcW w:w="2693" w:type="dxa"/>
            <w:vAlign w:val="center"/>
          </w:tcPr>
          <w:p w14:paraId="00000074" w14:textId="39887131" w:rsidR="009B5B77" w:rsidRDefault="0083587F" w:rsidP="00150B07">
            <w:pPr>
              <w:pBdr>
                <w:top w:val="nil"/>
                <w:left w:val="nil"/>
                <w:bottom w:val="nil"/>
                <w:right w:val="nil"/>
                <w:between w:val="nil"/>
              </w:pBdr>
              <w:spacing w:before="20" w:after="20"/>
              <w:rPr>
                <w:color w:val="3F3F3F"/>
              </w:rPr>
            </w:pPr>
            <w:r>
              <w:rPr>
                <w:color w:val="3F3F3F"/>
              </w:rPr>
              <w:t xml:space="preserve">User-specified relative proportions (%) of each land use type </w:t>
            </w:r>
          </w:p>
        </w:tc>
        <w:tc>
          <w:tcPr>
            <w:tcW w:w="5245" w:type="dxa"/>
          </w:tcPr>
          <w:p w14:paraId="00000075" w14:textId="62BF1C00"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Summary table of</w:t>
            </w:r>
            <w:r w:rsidR="008C5036">
              <w:rPr>
                <w:color w:val="3F3F3F"/>
              </w:rPr>
              <w:t xml:space="preserve"> user-specified</w:t>
            </w:r>
            <w:r>
              <w:rPr>
                <w:color w:val="3F3F3F"/>
              </w:rPr>
              <w:t xml:space="preserve"> catchment land use composition in terms of </w:t>
            </w:r>
            <w:r w:rsidR="00D46299">
              <w:rPr>
                <w:color w:val="3F3F3F"/>
              </w:rPr>
              <w:t xml:space="preserve">eight </w:t>
            </w:r>
            <w:r>
              <w:rPr>
                <w:color w:val="3F3F3F"/>
              </w:rPr>
              <w:t>land use categories</w:t>
            </w:r>
          </w:p>
          <w:p w14:paraId="00000076" w14:textId="0834C2CC" w:rsidR="009B5B77" w:rsidRDefault="0083587F" w:rsidP="00F55918">
            <w:pPr>
              <w:numPr>
                <w:ilvl w:val="0"/>
                <w:numId w:val="2"/>
              </w:numPr>
              <w:pBdr>
                <w:top w:val="nil"/>
                <w:left w:val="nil"/>
                <w:bottom w:val="nil"/>
                <w:right w:val="nil"/>
                <w:between w:val="nil"/>
              </w:pBdr>
              <w:spacing w:before="40" w:after="40" w:line="252" w:lineRule="auto"/>
              <w:ind w:left="357" w:hanging="357"/>
            </w:pPr>
            <w:r>
              <w:rPr>
                <w:color w:val="3F3F3F"/>
              </w:rPr>
              <w:t>Tabulation of the estimated contributions of each land use category to the total load of the contaminant (based on the</w:t>
            </w:r>
            <w:r w:rsidR="008C5036">
              <w:rPr>
                <w:color w:val="3F3F3F"/>
              </w:rPr>
              <w:t xml:space="preserve"> user-specified</w:t>
            </w:r>
            <w:r>
              <w:rPr>
                <w:color w:val="3F3F3F"/>
              </w:rPr>
              <w:t xml:space="preserve"> combination of the mitigation and land use composition) at the </w:t>
            </w:r>
            <w:del w:id="71" w:author="Ton Snelder" w:date="2024-08-21T10:34:00Z" w16du:dateUtc="2024-08-20T22:34:00Z">
              <w:r w:rsidDel="00D27ED3">
                <w:rPr>
                  <w:color w:val="3F3F3F"/>
                </w:rPr>
                <w:delText>monitoring site</w:delText>
              </w:r>
            </w:del>
            <w:ins w:id="72" w:author="Ton Snelder" w:date="2024-08-21T10:34:00Z" w16du:dateUtc="2024-08-20T22:34:00Z">
              <w:r w:rsidR="00D27ED3">
                <w:rPr>
                  <w:color w:val="3F3F3F"/>
                </w:rPr>
                <w:t>lake</w:t>
              </w:r>
            </w:ins>
          </w:p>
          <w:p w14:paraId="7272B580" w14:textId="244B0BA1" w:rsidR="009B5B77" w:rsidRPr="00EC134C" w:rsidDel="00D27ED3" w:rsidRDefault="0083587F" w:rsidP="00F55918">
            <w:pPr>
              <w:numPr>
                <w:ilvl w:val="0"/>
                <w:numId w:val="2"/>
              </w:numPr>
              <w:pBdr>
                <w:top w:val="nil"/>
                <w:left w:val="nil"/>
                <w:bottom w:val="nil"/>
                <w:right w:val="nil"/>
                <w:between w:val="nil"/>
              </w:pBdr>
              <w:spacing w:before="40" w:after="40" w:line="252" w:lineRule="auto"/>
              <w:ind w:left="357" w:hanging="357"/>
              <w:rPr>
                <w:del w:id="73" w:author="Ton Snelder" w:date="2024-08-21T10:34:00Z" w16du:dateUtc="2024-08-20T22:34:00Z"/>
              </w:rPr>
            </w:pPr>
            <w:r>
              <w:rPr>
                <w:color w:val="3F3F3F"/>
              </w:rPr>
              <w:t xml:space="preserve">Estimated </w:t>
            </w:r>
            <w:sdt>
              <w:sdtPr>
                <w:tag w:val="goog_rdk_17"/>
                <w:id w:val="1049418618"/>
              </w:sdtPr>
              <w:sdtEndPr/>
              <w:sdtContent>
                <w:r w:rsidR="00492AB6">
                  <w:rPr>
                    <w:color w:val="3F3F3F"/>
                  </w:rPr>
                  <w:t xml:space="preserve">median value of the indicator </w:t>
                </w:r>
              </w:sdtContent>
            </w:sdt>
            <w:del w:id="74" w:author="Ton Snelder" w:date="2024-08-21T10:34:00Z" w16du:dateUtc="2024-08-20T22:34:00Z">
              <w:r w:rsidDel="00D27ED3">
                <w:rPr>
                  <w:color w:val="3F3F3F"/>
                </w:rPr>
                <w:delText>at monitoring</w:delText>
              </w:r>
            </w:del>
            <w:ins w:id="75" w:author="Ton Snelder" w:date="2024-08-21T10:34:00Z" w16du:dateUtc="2024-08-20T22:34:00Z">
              <w:r w:rsidR="00D27ED3">
                <w:rPr>
                  <w:color w:val="3F3F3F"/>
                </w:rPr>
                <w:t>for the lake</w:t>
              </w:r>
            </w:ins>
            <w:r>
              <w:rPr>
                <w:color w:val="3F3F3F"/>
              </w:rPr>
              <w:t xml:space="preserve"> </w:t>
            </w:r>
            <w:del w:id="76" w:author="Ton Snelder" w:date="2024-08-21T10:34:00Z" w16du:dateUtc="2024-08-20T22:34:00Z">
              <w:r w:rsidDel="00D27ED3">
                <w:rPr>
                  <w:color w:val="3F3F3F"/>
                </w:rPr>
                <w:delText xml:space="preserve">site </w:delText>
              </w:r>
            </w:del>
            <w:r>
              <w:rPr>
                <w:color w:val="3F3F3F"/>
              </w:rPr>
              <w:t xml:space="preserve">based on the specified land use </w:t>
            </w:r>
            <w:r w:rsidR="00883E5A">
              <w:rPr>
                <w:color w:val="3F3F3F"/>
              </w:rPr>
              <w:t>change (and mitigation</w:t>
            </w:r>
            <w:r w:rsidR="00C6463D">
              <w:rPr>
                <w:color w:val="3F3F3F"/>
              </w:rPr>
              <w:t xml:space="preserve">, as above, if </w:t>
            </w:r>
            <w:r w:rsidR="00DF7E8B">
              <w:rPr>
                <w:color w:val="3F3F3F"/>
              </w:rPr>
              <w:t>relevant</w:t>
            </w:r>
            <w:r w:rsidR="00C6463D">
              <w:rPr>
                <w:color w:val="3F3F3F"/>
              </w:rPr>
              <w:t>)</w:t>
            </w:r>
            <w:r w:rsidR="00DF7E8B">
              <w:rPr>
                <w:color w:val="3F3F3F"/>
              </w:rPr>
              <w:t xml:space="preserve"> scenario</w:t>
            </w:r>
            <w:r w:rsidR="00C6463D">
              <w:rPr>
                <w:color w:val="3F3F3F"/>
              </w:rPr>
              <w:t>.</w:t>
            </w:r>
          </w:p>
          <w:p w14:paraId="00000077" w14:textId="6816688C" w:rsidR="004109D2" w:rsidRDefault="004109D2" w:rsidP="00D27ED3">
            <w:pPr>
              <w:numPr>
                <w:ilvl w:val="0"/>
                <w:numId w:val="2"/>
              </w:numPr>
              <w:pBdr>
                <w:top w:val="nil"/>
                <w:left w:val="nil"/>
                <w:bottom w:val="nil"/>
                <w:right w:val="nil"/>
                <w:between w:val="nil"/>
              </w:pBdr>
              <w:spacing w:before="40" w:after="40" w:line="252" w:lineRule="auto"/>
              <w:ind w:left="357" w:hanging="357"/>
            </w:pPr>
            <w:del w:id="77" w:author="Ton Snelder" w:date="2024-08-21T10:34:00Z" w16du:dateUtc="2024-08-20T22:34:00Z">
              <w:r w:rsidRPr="00D27ED3" w:rsidDel="00D27ED3">
                <w:rPr>
                  <w:color w:val="3F3F3F"/>
                </w:rPr>
                <w:delText xml:space="preserve">Estimated </w:delText>
              </w:r>
              <w:r w:rsidR="009423F2" w:rsidRPr="00D27ED3" w:rsidDel="00D27ED3">
                <w:rPr>
                  <w:color w:val="3F3F3F"/>
                </w:rPr>
                <w:delText>probability distribution for periphyton</w:delText>
              </w:r>
              <w:r w:rsidRPr="00D27ED3" w:rsidDel="00D27ED3">
                <w:rPr>
                  <w:color w:val="3F3F3F"/>
                </w:rPr>
                <w:delText xml:space="preserve"> biomass resulting from the change in </w:delText>
              </w:r>
              <w:r w:rsidR="00B45524" w:rsidRPr="00D27ED3" w:rsidDel="00D27ED3">
                <w:rPr>
                  <w:color w:val="3F3F3F"/>
                </w:rPr>
                <w:delText>TN, TP, NO</w:delText>
              </w:r>
              <w:r w:rsidR="00B45524" w:rsidRPr="00D27ED3" w:rsidDel="00D27ED3">
                <w:rPr>
                  <w:color w:val="3F3F3F"/>
                  <w:vertAlign w:val="subscript"/>
                </w:rPr>
                <w:delText>3</w:delText>
              </w:r>
              <w:r w:rsidR="00B45524" w:rsidRPr="00D27ED3" w:rsidDel="00D27ED3">
                <w:rPr>
                  <w:color w:val="3F3F3F"/>
                </w:rPr>
                <w:delText xml:space="preserve">-N or DRP </w:delText>
              </w:r>
              <w:r w:rsidRPr="00D27ED3" w:rsidDel="00D27ED3">
                <w:rPr>
                  <w:color w:val="3F3F3F"/>
                </w:rPr>
                <w:delText>based on the specified land use change (and land mitigation, as above, if relevant) scenario.</w:delText>
              </w:r>
            </w:del>
          </w:p>
        </w:tc>
      </w:tr>
    </w:tbl>
    <w:p w14:paraId="00000078" w14:textId="191575F5" w:rsidR="009B5B77" w:rsidRDefault="009B5B77" w:rsidP="00F55918"/>
    <w:p w14:paraId="1EFD2917" w14:textId="77777777" w:rsidR="00643A83" w:rsidRDefault="00643A83">
      <w:pPr>
        <w:rPr>
          <w:b/>
          <w:color w:val="3F9BAB" w:themeColor="text2"/>
          <w:sz w:val="36"/>
          <w:szCs w:val="30"/>
        </w:rPr>
      </w:pPr>
      <w:r>
        <w:br w:type="page"/>
      </w:r>
    </w:p>
    <w:p w14:paraId="00000079" w14:textId="35BFC69B" w:rsidR="009B5B77" w:rsidRPr="002401CD" w:rsidRDefault="00C44C95" w:rsidP="00730F5A">
      <w:pPr>
        <w:pStyle w:val="Heading1"/>
        <w:ind w:left="567" w:hanging="567"/>
      </w:pPr>
      <w:bookmarkStart w:id="78" w:name="_Toc174707636"/>
      <w:r>
        <w:lastRenderedPageBreak/>
        <w:t>WebApp methodology</w:t>
      </w:r>
      <w:bookmarkEnd w:id="78"/>
    </w:p>
    <w:p w14:paraId="0000007A" w14:textId="77E36937" w:rsidR="009B5B77" w:rsidRDefault="00A24900" w:rsidP="004F5131">
      <w:pPr>
        <w:pStyle w:val="Heading2"/>
      </w:pPr>
      <w:bookmarkStart w:id="79" w:name="_Toc174707637"/>
      <w:r>
        <w:t>Lake catchment delineation</w:t>
      </w:r>
      <w:r w:rsidR="00206253">
        <w:t xml:space="preserve"> and land use</w:t>
      </w:r>
      <w:bookmarkEnd w:id="79"/>
    </w:p>
    <w:p w14:paraId="19B95B27" w14:textId="749D5377" w:rsidR="00A24900" w:rsidRDefault="00CD7894" w:rsidP="00F232A8">
      <w:pPr>
        <w:pStyle w:val="Heading2"/>
      </w:pPr>
      <w:bookmarkStart w:id="80" w:name="_Toc174707638"/>
      <w:r>
        <w:t>C</w:t>
      </w:r>
      <w:r w:rsidR="00F232A8">
        <w:t>urrent state: monitored lakes</w:t>
      </w:r>
      <w:bookmarkEnd w:id="80"/>
    </w:p>
    <w:p w14:paraId="04D8F361" w14:textId="007591A5" w:rsidR="00184BFA" w:rsidRDefault="00184BFA" w:rsidP="00184BFA">
      <w:pPr>
        <w:rPr>
          <w:highlight w:val="yellow"/>
        </w:rPr>
      </w:pPr>
      <w:commentRangeStart w:id="81"/>
      <w:r w:rsidRPr="008C5036">
        <w:t xml:space="preserve">The </w:t>
      </w:r>
      <w:commentRangeEnd w:id="81"/>
      <w:r w:rsidR="00F97BA3">
        <w:rPr>
          <w:rStyle w:val="CommentReference"/>
        </w:rPr>
        <w:commentReference w:id="81"/>
      </w:r>
      <w:r>
        <w:t xml:space="preserve">Scenario Builder for </w:t>
      </w:r>
      <w:del w:id="82" w:author="Ton Snelder" w:date="2024-08-21T10:35:00Z" w16du:dateUtc="2024-08-20T22:35:00Z">
        <w:r w:rsidDel="003A41D7">
          <w:delText xml:space="preserve">Rivers </w:delText>
        </w:r>
      </w:del>
      <w:ins w:id="83" w:author="Ton Snelder" w:date="2024-08-21T10:35:00Z" w16du:dateUtc="2024-08-20T22:35:00Z">
        <w:r w:rsidR="003A41D7">
          <w:t xml:space="preserve">Lakes </w:t>
        </w:r>
      </w:ins>
      <w:r>
        <w:t xml:space="preserve">WebApp </w:t>
      </w:r>
      <w:r w:rsidRPr="008C5036">
        <w:t xml:space="preserve">derives </w:t>
      </w:r>
      <w:r>
        <w:t>‘</w:t>
      </w:r>
      <w:r w:rsidRPr="008C5036">
        <w:t>current</w:t>
      </w:r>
      <w:r>
        <w:t>’</w:t>
      </w:r>
      <w:r w:rsidRPr="008C5036">
        <w:t xml:space="preserve"> water quality for each </w:t>
      </w:r>
      <w:del w:id="84" w:author="Ton Snelder" w:date="2024-08-21T10:35:00Z" w16du:dateUtc="2024-08-20T22:35:00Z">
        <w:r w:rsidRPr="008C5036" w:rsidDel="003A41D7">
          <w:delText xml:space="preserve">site </w:delText>
        </w:r>
      </w:del>
      <w:ins w:id="85" w:author="Ton Snelder" w:date="2024-08-21T10:35:00Z" w16du:dateUtc="2024-08-20T22:35:00Z">
        <w:r w:rsidR="003A41D7">
          <w:t>lake</w:t>
        </w:r>
        <w:r w:rsidR="003A41D7" w:rsidRPr="008C5036">
          <w:t xml:space="preserve"> </w:t>
        </w:r>
      </w:ins>
      <w:r w:rsidRPr="008C5036">
        <w:t>and</w:t>
      </w:r>
      <w:r>
        <w:t xml:space="preserve"> measured</w:t>
      </w:r>
      <w:r w:rsidRPr="008C5036">
        <w:t xml:space="preserve"> indicator </w:t>
      </w:r>
      <w:r>
        <w:t xml:space="preserve">as the median value of </w:t>
      </w:r>
      <w:r w:rsidRPr="008C5036">
        <w:t>the observations for the</w:t>
      </w:r>
      <w:ins w:id="86" w:author="Ton Snelder" w:date="2024-08-21T10:35:00Z" w16du:dateUtc="2024-08-20T22:35:00Z">
        <w:r w:rsidR="003A41D7">
          <w:t xml:space="preserve"> monitoring site(s) in the lake for</w:t>
        </w:r>
      </w:ins>
      <w:r w:rsidRPr="008C5036">
        <w:t xml:space="preserve"> five-year period ending 2022</w:t>
      </w:r>
      <w:r>
        <w:t>,</w:t>
      </w:r>
      <w:r w:rsidRPr="008C5036">
        <w:t xml:space="preserve"> obtained from LAWA</w:t>
      </w:r>
      <w:r w:rsidRPr="008C5036">
        <w:rPr>
          <w:rStyle w:val="FootnoteReference"/>
        </w:rPr>
        <w:footnoteReference w:id="2"/>
      </w:r>
      <w:r w:rsidRPr="008C5036">
        <w:t xml:space="preserve">. The </w:t>
      </w:r>
      <w:r>
        <w:t>five</w:t>
      </w:r>
      <w:r w:rsidRPr="008C5036">
        <w:t xml:space="preserve">-year period is used </w:t>
      </w:r>
      <w:r>
        <w:t xml:space="preserve">to ensure a reasonable number of observations are included so that the dataset is representative of current state. The WebApp applies a filtering rule that restricts </w:t>
      </w:r>
      <w:r w:rsidRPr="00D71EBF">
        <w:t>estimation of current median concentrations to site and variable combinations</w:t>
      </w:r>
      <w:r>
        <w:t xml:space="preserve"> for which at least 45 observations are available (75% of the monthly sampling intervals in a five-year period).</w:t>
      </w:r>
    </w:p>
    <w:p w14:paraId="11FD87C3" w14:textId="2AFB64B8" w:rsidR="00184BFA" w:rsidRDefault="00184BFA" w:rsidP="00184BFA">
      <w:pPr>
        <w:rPr>
          <w:ins w:id="87" w:author="Ton Snelder" w:date="2024-08-21T10:39:00Z" w16du:dateUtc="2024-08-20T22:39:00Z"/>
        </w:rPr>
      </w:pPr>
      <w:r>
        <w:t xml:space="preserve">The analysis of current state for each measured indicator is limited to estimates of median concentrations. NPS-FM attribute states for </w:t>
      </w:r>
      <w:del w:id="88" w:author="Ton Snelder" w:date="2024-08-21T10:36:00Z" w16du:dateUtc="2024-08-20T22:36:00Z">
        <w:r w:rsidDel="005E460A">
          <w:delText xml:space="preserve">DRP </w:delText>
        </w:r>
      </w:del>
      <w:ins w:id="89" w:author="Ton Snelder" w:date="2024-08-21T10:36:00Z" w16du:dateUtc="2024-08-20T22:36:00Z">
        <w:r w:rsidR="005E460A">
          <w:t xml:space="preserve">TP </w:t>
        </w:r>
      </w:ins>
      <w:r>
        <w:t xml:space="preserve">and </w:t>
      </w:r>
      <w:del w:id="90" w:author="Ton Snelder" w:date="2024-08-21T10:36:00Z" w16du:dateUtc="2024-08-20T22:36:00Z">
        <w:r w:rsidDel="005E460A">
          <w:delText>NO</w:delText>
        </w:r>
        <w:r w:rsidRPr="00487560" w:rsidDel="005E460A">
          <w:rPr>
            <w:vertAlign w:val="subscript"/>
          </w:rPr>
          <w:delText>3</w:delText>
        </w:r>
        <w:r w:rsidDel="005E460A">
          <w:delText>-</w:delText>
        </w:r>
      </w:del>
      <w:ins w:id="91" w:author="Ton Snelder" w:date="2024-08-21T10:36:00Z" w16du:dateUtc="2024-08-20T22:36:00Z">
        <w:r w:rsidR="005E460A">
          <w:t>T</w:t>
        </w:r>
      </w:ins>
      <w:r>
        <w:t xml:space="preserve">N are defined based on </w:t>
      </w:r>
      <w:del w:id="92" w:author="Ton Snelder" w:date="2024-08-21T10:36:00Z" w16du:dateUtc="2024-08-20T22:36:00Z">
        <w:r w:rsidDel="005E460A">
          <w:delText xml:space="preserve">two </w:delText>
        </w:r>
      </w:del>
      <w:ins w:id="93" w:author="Ton Snelder" w:date="2024-08-21T10:36:00Z" w16du:dateUtc="2024-08-20T22:36:00Z">
        <w:r w:rsidR="005E460A">
          <w:t xml:space="preserve">one </w:t>
        </w:r>
      </w:ins>
      <w:r>
        <w:t>statistic</w:t>
      </w:r>
      <w:del w:id="94" w:author="Ton Snelder" w:date="2024-08-21T10:36:00Z" w16du:dateUtc="2024-08-20T22:36:00Z">
        <w:r w:rsidDel="005E460A">
          <w:delText>s</w:delText>
        </w:r>
      </w:del>
      <w:r>
        <w:t xml:space="preserve"> (i.e. the median</w:t>
      </w:r>
      <w:del w:id="95" w:author="Ton Snelder" w:date="2024-08-21T10:36:00Z" w16du:dateUtc="2024-08-20T22:36:00Z">
        <w:r w:rsidDel="005E460A">
          <w:delText xml:space="preserve"> and the 95</w:delText>
        </w:r>
        <w:r w:rsidDel="005E460A">
          <w:rPr>
            <w:vertAlign w:val="superscript"/>
          </w:rPr>
          <w:delText>th</w:delText>
        </w:r>
        <w:r w:rsidDel="005E460A">
          <w:delText xml:space="preserve"> percentile</w:delText>
        </w:r>
      </w:del>
      <w:r>
        <w:t xml:space="preserve">) and for </w:t>
      </w:r>
      <w:del w:id="96" w:author="Ton Snelder" w:date="2024-08-21T10:36:00Z" w16du:dateUtc="2024-08-20T22:36:00Z">
        <w:r w:rsidRPr="0088562E" w:rsidDel="005E460A">
          <w:rPr>
            <w:i/>
            <w:iCs/>
          </w:rPr>
          <w:delText>E. coli</w:delText>
        </w:r>
        <w:r w:rsidDel="005E460A">
          <w:delText xml:space="preserve"> based</w:delText>
        </w:r>
      </w:del>
      <w:ins w:id="97" w:author="Ton Snelder" w:date="2024-08-21T10:36:00Z" w16du:dateUtc="2024-08-20T22:36:00Z">
        <w:r w:rsidR="005E460A">
          <w:rPr>
            <w:i/>
            <w:iCs/>
          </w:rPr>
          <w:t>phytoplank</w:t>
        </w:r>
      </w:ins>
      <w:ins w:id="98" w:author="Ton Snelder" w:date="2024-08-21T10:37:00Z" w16du:dateUtc="2024-08-20T22:37:00Z">
        <w:r w:rsidR="005E460A">
          <w:rPr>
            <w:i/>
            <w:iCs/>
          </w:rPr>
          <w:t xml:space="preserve">ton based on </w:t>
        </w:r>
      </w:ins>
      <w:del w:id="99" w:author="Ton Snelder" w:date="2024-08-21T10:37:00Z" w16du:dateUtc="2024-08-20T22:37:00Z">
        <w:r w:rsidDel="005E460A">
          <w:delText xml:space="preserve"> on four </w:delText>
        </w:r>
      </w:del>
      <w:ins w:id="100" w:author="Ton Snelder" w:date="2024-08-21T10:37:00Z" w16du:dateUtc="2024-08-20T22:37:00Z">
        <w:r w:rsidR="005E460A">
          <w:t xml:space="preserve">two </w:t>
        </w:r>
      </w:ins>
      <w:r>
        <w:t>statistics (the median,</w:t>
      </w:r>
      <w:del w:id="101" w:author="Ton Snelder" w:date="2024-08-21T10:37:00Z" w16du:dateUtc="2024-08-20T22:37:00Z">
        <w:r w:rsidDel="005E460A">
          <w:delText xml:space="preserve"> </w:delText>
        </w:r>
      </w:del>
      <w:ins w:id="102" w:author="Ton Snelder" w:date="2024-08-21T10:37:00Z" w16du:dateUtc="2024-08-20T22:37:00Z">
        <w:r w:rsidR="005E460A">
          <w:t xml:space="preserve"> maximum</w:t>
        </w:r>
      </w:ins>
      <w:del w:id="103" w:author="Ton Snelder" w:date="2024-08-21T10:37:00Z" w16du:dateUtc="2024-08-20T22:37:00Z">
        <w:r w:rsidDel="005E460A">
          <w:delText>95</w:delText>
        </w:r>
        <w:r w:rsidRPr="0088562E" w:rsidDel="005E460A">
          <w:rPr>
            <w:vertAlign w:val="superscript"/>
          </w:rPr>
          <w:delText>th</w:delText>
        </w:r>
        <w:r w:rsidDel="005E460A">
          <w:delText xml:space="preserve"> percentile, percentage exceedances of 260 cfu/100 mL and percentage exceedances of 540 cfu/100 mL</w:delText>
        </w:r>
      </w:del>
      <w:r>
        <w:t xml:space="preserve">). The </w:t>
      </w:r>
      <w:del w:id="104" w:author="Ton Snelder" w:date="2024-08-21T10:37:00Z" w16du:dateUtc="2024-08-20T22:37:00Z">
        <w:r w:rsidDel="00762B45">
          <w:delText>95</w:delText>
        </w:r>
        <w:r w:rsidRPr="00AC15AE" w:rsidDel="00762B45">
          <w:rPr>
            <w:vertAlign w:val="superscript"/>
          </w:rPr>
          <w:delText>th</w:delText>
        </w:r>
        <w:r w:rsidDel="00762B45">
          <w:delText xml:space="preserve"> percentiles and percentage exceedances (for </w:delText>
        </w:r>
        <w:r w:rsidRPr="0088562E" w:rsidDel="00762B45">
          <w:rPr>
            <w:i/>
            <w:iCs/>
          </w:rPr>
          <w:delText>E. coli</w:delText>
        </w:r>
        <w:r w:rsidDel="00762B45">
          <w:delText>)</w:delText>
        </w:r>
      </w:del>
      <w:ins w:id="105" w:author="Ton Snelder" w:date="2024-08-21T10:37:00Z" w16du:dateUtc="2024-08-20T22:37:00Z">
        <w:r w:rsidR="00762B45">
          <w:t>maximum values of phytoplankto</w:t>
        </w:r>
      </w:ins>
      <w:ins w:id="106" w:author="Ton Snelder" w:date="2024-08-21T10:38:00Z" w16du:dateUtc="2024-08-20T22:38:00Z">
        <w:r w:rsidR="00762B45">
          <w:t>n</w:t>
        </w:r>
      </w:ins>
      <w:r>
        <w:t xml:space="preserve"> are not analysed or displayed by the WebApp. However, for th</w:t>
      </w:r>
      <w:ins w:id="107" w:author="Ton Snelder" w:date="2024-08-21T10:38:00Z" w16du:dateUtc="2024-08-20T22:38:00Z">
        <w:r w:rsidR="00762B45">
          <w:t>es</w:t>
        </w:r>
      </w:ins>
      <w:r>
        <w:t xml:space="preserve">e </w:t>
      </w:r>
      <w:ins w:id="108" w:author="Ton Snelder" w:date="2024-08-21T10:38:00Z" w16du:dateUtc="2024-08-20T22:38:00Z">
        <w:r w:rsidR="00762B45">
          <w:t xml:space="preserve">three </w:t>
        </w:r>
      </w:ins>
      <w:r>
        <w:t>indicators</w:t>
      </w:r>
      <w:del w:id="109" w:author="Ton Snelder" w:date="2024-08-21T10:38:00Z" w16du:dateUtc="2024-08-20T22:38:00Z">
        <w:r w:rsidDel="00762B45">
          <w:delText xml:space="preserve"> DRP and NO</w:delText>
        </w:r>
        <w:r w:rsidRPr="00AC15AE" w:rsidDel="00762B45">
          <w:rPr>
            <w:vertAlign w:val="subscript"/>
          </w:rPr>
          <w:delText>3</w:delText>
        </w:r>
        <w:r w:rsidDel="00762B45">
          <w:delText>-N</w:delText>
        </w:r>
      </w:del>
      <w:r>
        <w:t xml:space="preserve">, the WebApp displays the NPS-FM band thresholds for the median concentration component of the associated NPS-FM attributes. The user should be aware that the attribute state as indicated by the median value and the NPS-FM band thresholds shown by the WebApp will sometimes differ from attribute states displayed </w:t>
      </w:r>
      <w:commentRangeStart w:id="110"/>
      <w:r>
        <w:t>on the LAWA website, which are based on all statistics that are used to define the attribute.</w:t>
      </w:r>
      <w:commentRangeEnd w:id="110"/>
      <w:r w:rsidR="00762B45">
        <w:rPr>
          <w:rStyle w:val="CommentReference"/>
        </w:rPr>
        <w:commentReference w:id="110"/>
      </w:r>
    </w:p>
    <w:p w14:paraId="0BE42839" w14:textId="07046C1B" w:rsidR="00906376" w:rsidRDefault="00906376" w:rsidP="00184BFA">
      <w:ins w:id="111" w:author="Ton Snelder" w:date="2024-08-21T10:40:00Z" w16du:dateUtc="2024-08-20T22:40:00Z">
        <w:r>
          <w:t xml:space="preserve">Does LAWA have Secchi depth data? That is NOT an attribute. </w:t>
        </w:r>
      </w:ins>
    </w:p>
    <w:p w14:paraId="464E0E2B" w14:textId="78C32C0C" w:rsidR="00184BFA" w:rsidDel="00762B45" w:rsidRDefault="00184BFA" w:rsidP="00184BFA">
      <w:pPr>
        <w:rPr>
          <w:del w:id="112" w:author="Ton Snelder" w:date="2024-08-21T10:39:00Z" w16du:dateUtc="2024-08-20T22:39:00Z"/>
        </w:rPr>
      </w:pPr>
      <w:del w:id="113" w:author="Ton Snelder" w:date="2024-08-21T10:39:00Z" w16du:dateUtc="2024-08-20T22:39:00Z">
        <w:r w:rsidDel="00762B45">
          <w:delText xml:space="preserve">If the measured indicator is a nutrient form (i.e., </w:delText>
        </w:r>
        <w:r w:rsidDel="00762B45">
          <w:rPr>
            <w:color w:val="3F3F3F"/>
          </w:rPr>
          <w:delText>TN, TP, NO</w:delText>
        </w:r>
        <w:r w:rsidRPr="00EC134C" w:rsidDel="00762B45">
          <w:rPr>
            <w:color w:val="3F3F3F"/>
            <w:vertAlign w:val="subscript"/>
          </w:rPr>
          <w:delText>3</w:delText>
        </w:r>
        <w:r w:rsidDel="00762B45">
          <w:rPr>
            <w:color w:val="3F3F3F"/>
          </w:rPr>
          <w:delText>-N or DRP), the WebApp displays the estimated probability distribution for periphyton biomass</w:delText>
        </w:r>
        <w:r w:rsidDel="00762B45">
          <w:delText xml:space="preserve"> at the site based on that nutrient form. The probability distribution is derived by inverting the nutrient concentration criteria for </w:delText>
        </w:r>
        <w:r w:rsidRPr="000C72C1" w:rsidDel="00762B45">
          <w:delText>hard bottom (i.e., cobble-</w:delText>
        </w:r>
        <w:r w:rsidDel="00762B45">
          <w:delText xml:space="preserve"> or </w:delText>
        </w:r>
        <w:r w:rsidRPr="000C72C1" w:rsidDel="00762B45">
          <w:delText>gravel-bed) streams and rivers in New Zealand</w:delText>
        </w:r>
        <w:r w:rsidDel="00762B45">
          <w:delText xml:space="preserve"> (Snelder and Kilroy, 2023). See Section 2.4 for details. </w:delText>
        </w:r>
      </w:del>
    </w:p>
    <w:p w14:paraId="0FF45276" w14:textId="29A83813" w:rsidR="00000340" w:rsidRPr="00A24900" w:rsidRDefault="00CD7894" w:rsidP="00000340">
      <w:pPr>
        <w:pStyle w:val="Heading2"/>
      </w:pPr>
      <w:bookmarkStart w:id="114" w:name="_Toc174707639"/>
      <w:r>
        <w:t>C</w:t>
      </w:r>
      <w:r w:rsidR="00000340">
        <w:t>urrent state: unmonitored lakes</w:t>
      </w:r>
      <w:bookmarkEnd w:id="114"/>
    </w:p>
    <w:p w14:paraId="25502DA8" w14:textId="6113C443" w:rsidR="00000340" w:rsidRDefault="00636492" w:rsidP="00000340">
      <w:pPr>
        <w:rPr>
          <w:ins w:id="115" w:author="Ton Snelder" w:date="2024-08-21T10:55:00Z" w16du:dateUtc="2024-08-20T22:55:00Z"/>
        </w:rPr>
      </w:pPr>
      <w:ins w:id="116" w:author="Ton Snelder" w:date="2024-08-21T10:56:00Z" w16du:dateUtc="2024-08-20T22:56:00Z">
        <w:r>
          <w:t>For unmonitored lakes, t</w:t>
        </w:r>
      </w:ins>
      <w:ins w:id="117" w:author="Ton Snelder" w:date="2024-08-21T10:41:00Z" w16du:dateUtc="2024-08-20T22:41:00Z">
        <w:r w:rsidR="00F95B4D">
          <w:t xml:space="preserve">he four indicators (TN, TP, phytoplankton, Secchi) are </w:t>
        </w:r>
      </w:ins>
      <w:ins w:id="118" w:author="Ton Snelder" w:date="2024-08-21T10:58:00Z" w16du:dateUtc="2024-08-20T22:58:00Z">
        <w:r w:rsidR="00DF0B49">
          <w:t>derived</w:t>
        </w:r>
      </w:ins>
      <w:ins w:id="119" w:author="Ton Snelder" w:date="2024-08-21T10:41:00Z" w16du:dateUtc="2024-08-20T22:41:00Z">
        <w:r w:rsidR="00F95B4D">
          <w:t xml:space="preserve"> </w:t>
        </w:r>
        <w:r w:rsidR="00525D72">
          <w:t xml:space="preserve">from models. </w:t>
        </w:r>
      </w:ins>
      <w:ins w:id="120" w:author="Ton Snelder" w:date="2024-08-21T10:54:00Z" w16du:dateUtc="2024-08-20T22:54:00Z">
        <w:r w:rsidR="00521292">
          <w:t>Estimates are made by coupling estimates of current input loads of TN and TP (to</w:t>
        </w:r>
      </w:ins>
      <w:ins w:id="121" w:author="Ton Snelder" w:date="2024-08-21T10:55:00Z" w16du:dateUtc="2024-08-20T22:55:00Z">
        <w:r w:rsidR="00A31B99">
          <w:t>n</w:t>
        </w:r>
      </w:ins>
      <w:ins w:id="122" w:author="Ton Snelder" w:date="2024-08-21T10:54:00Z" w16du:dateUtc="2024-08-20T22:54:00Z">
        <w:r w:rsidR="00521292">
          <w:t>nes/</w:t>
        </w:r>
      </w:ins>
      <w:ins w:id="123" w:author="Ton Snelder" w:date="2024-08-21T10:55:00Z" w16du:dateUtc="2024-08-20T22:55:00Z">
        <w:r w:rsidR="00521292">
          <w:t xml:space="preserve">year) to lakes with the </w:t>
        </w:r>
        <w:r w:rsidR="00A31B99">
          <w:t xml:space="preserve">models described in section 2.5.6. </w:t>
        </w:r>
      </w:ins>
    </w:p>
    <w:p w14:paraId="2FF78245" w14:textId="0EEBBD1A" w:rsidR="00A31B99" w:rsidRPr="00000340" w:rsidRDefault="00A31B99" w:rsidP="00000340">
      <w:ins w:id="124" w:author="Ton Snelder" w:date="2024-08-21T10:55:00Z" w16du:dateUtc="2024-08-20T22:55:00Z">
        <w:r>
          <w:t xml:space="preserve">Estimates of current TN and TP loads are derived from </w:t>
        </w:r>
        <w:commentRangeStart w:id="125"/>
        <w:r w:rsidR="00636492">
          <w:t>Snelder e</w:t>
        </w:r>
      </w:ins>
      <w:ins w:id="126" w:author="Ton Snelder" w:date="2024-08-21T10:56:00Z" w16du:dateUtc="2024-08-20T22:56:00Z">
        <w:r w:rsidR="00636492">
          <w:t>t al. (2023).</w:t>
        </w:r>
      </w:ins>
      <w:commentRangeEnd w:id="125"/>
      <w:ins w:id="127" w:author="Ton Snelder" w:date="2024-08-21T10:57:00Z" w16du:dateUtc="2024-08-20T22:57:00Z">
        <w:r w:rsidR="00D35623">
          <w:rPr>
            <w:rStyle w:val="CommentReference"/>
          </w:rPr>
          <w:commentReference w:id="125"/>
        </w:r>
      </w:ins>
    </w:p>
    <w:p w14:paraId="0000007D" w14:textId="6129D35C" w:rsidR="009B5B77" w:rsidRDefault="0083587F" w:rsidP="004F5131">
      <w:pPr>
        <w:pStyle w:val="Heading2"/>
        <w:rPr>
          <w:ins w:id="128" w:author="Ton Snelder" w:date="2024-08-21T10:42:00Z" w16du:dateUtc="2024-08-20T22:42:00Z"/>
        </w:rPr>
      </w:pPr>
      <w:bookmarkStart w:id="129" w:name="_Toc174707640"/>
      <w:commentRangeStart w:id="130"/>
      <w:commentRangeStart w:id="131"/>
      <w:r>
        <w:t xml:space="preserve">Reference </w:t>
      </w:r>
      <w:commentRangeEnd w:id="130"/>
      <w:r w:rsidR="00130094">
        <w:rPr>
          <w:rStyle w:val="CommentReference"/>
          <w:rFonts w:cs="Calibri"/>
          <w:color w:val="3F3F3F" w:themeColor="text1"/>
        </w:rPr>
        <w:commentReference w:id="130"/>
      </w:r>
      <w:commentRangeEnd w:id="131"/>
      <w:r w:rsidR="00B87CD2">
        <w:rPr>
          <w:rStyle w:val="CommentReference"/>
          <w:rFonts w:cs="Calibri"/>
          <w:color w:val="3F3F3F" w:themeColor="text1"/>
        </w:rPr>
        <w:commentReference w:id="131"/>
      </w:r>
      <w:r>
        <w:t>state</w:t>
      </w:r>
      <w:bookmarkEnd w:id="129"/>
      <w:r>
        <w:t xml:space="preserve"> </w:t>
      </w:r>
    </w:p>
    <w:p w14:paraId="0EB6767D" w14:textId="5129D545" w:rsidR="00703206" w:rsidRDefault="00DF0B49" w:rsidP="00703206">
      <w:pPr>
        <w:rPr>
          <w:ins w:id="132" w:author="Ton Snelder" w:date="2024-08-21T10:59:00Z" w16du:dateUtc="2024-08-20T22:59:00Z"/>
        </w:rPr>
      </w:pPr>
      <w:ins w:id="133" w:author="Ton Snelder" w:date="2024-08-21T10:58:00Z" w16du:dateUtc="2024-08-20T22:58:00Z">
        <w:r>
          <w:t>Estimates of the</w:t>
        </w:r>
      </w:ins>
      <w:ins w:id="134" w:author="Ton Snelder" w:date="2024-08-21T10:57:00Z" w16du:dateUtc="2024-08-20T22:57:00Z">
        <w:r w:rsidR="00703206">
          <w:t xml:space="preserve"> four indicators (TN, TP, phytoplankton, Secchi) </w:t>
        </w:r>
      </w:ins>
      <w:ins w:id="135" w:author="Ton Snelder" w:date="2024-08-21T10:58:00Z" w16du:dateUtc="2024-08-20T22:58:00Z">
        <w:r>
          <w:t xml:space="preserve">for lakes under reference conditions </w:t>
        </w:r>
      </w:ins>
      <w:ins w:id="136" w:author="Ton Snelder" w:date="2024-08-21T10:57:00Z" w16du:dateUtc="2024-08-20T22:57:00Z">
        <w:r w:rsidR="00703206">
          <w:t xml:space="preserve">are </w:t>
        </w:r>
      </w:ins>
      <w:ins w:id="137" w:author="Ton Snelder" w:date="2024-08-21T10:58:00Z" w16du:dateUtc="2024-08-20T22:58:00Z">
        <w:r>
          <w:t>derived</w:t>
        </w:r>
      </w:ins>
      <w:ins w:id="138" w:author="Ton Snelder" w:date="2024-08-21T10:57:00Z" w16du:dateUtc="2024-08-20T22:57:00Z">
        <w:r w:rsidR="00703206">
          <w:t xml:space="preserve"> from models. </w:t>
        </w:r>
      </w:ins>
      <w:ins w:id="139" w:author="Ton Snelder" w:date="2024-08-21T10:58:00Z" w16du:dateUtc="2024-08-20T22:58:00Z">
        <w:r w:rsidR="00087535">
          <w:t>Predictions</w:t>
        </w:r>
      </w:ins>
      <w:ins w:id="140" w:author="Ton Snelder" w:date="2024-08-21T10:57:00Z" w16du:dateUtc="2024-08-20T22:57:00Z">
        <w:r w:rsidR="00703206">
          <w:t xml:space="preserve"> are made by coupling estimates of </w:t>
        </w:r>
      </w:ins>
      <w:ins w:id="141" w:author="Ton Snelder" w:date="2024-08-21T10:59:00Z" w16du:dateUtc="2024-08-20T22:59:00Z">
        <w:r w:rsidR="00087535">
          <w:t>reference state</w:t>
        </w:r>
      </w:ins>
      <w:ins w:id="142" w:author="Ton Snelder" w:date="2024-08-21T10:57:00Z" w16du:dateUtc="2024-08-20T22:57:00Z">
        <w:r w:rsidR="00703206">
          <w:t xml:space="preserve"> input loads of TN and TP (tonnes/year) to lakes with the models described in section 2.5.6. </w:t>
        </w:r>
      </w:ins>
    </w:p>
    <w:p w14:paraId="1B07D619" w14:textId="71FDBFF1" w:rsidR="00087535" w:rsidRDefault="00087535" w:rsidP="00703206">
      <w:pPr>
        <w:rPr>
          <w:ins w:id="143" w:author="Ton Snelder" w:date="2024-08-21T10:57:00Z" w16du:dateUtc="2024-08-20T22:57:00Z"/>
        </w:rPr>
      </w:pPr>
      <w:ins w:id="144" w:author="Ton Snelder" w:date="2024-08-21T10:59:00Z" w16du:dateUtc="2024-08-20T22:59:00Z">
        <w:r>
          <w:t xml:space="preserve">Estimates of reference state TN and TP loads are derived as follows. To come. </w:t>
        </w:r>
      </w:ins>
    </w:p>
    <w:p w14:paraId="4D4CEFA4" w14:textId="2BA5B250" w:rsidR="00525D72" w:rsidRPr="00525D72" w:rsidDel="00703206" w:rsidRDefault="00525D72">
      <w:pPr>
        <w:rPr>
          <w:del w:id="145" w:author="Ton Snelder" w:date="2024-08-21T10:57:00Z" w16du:dateUtc="2024-08-20T22:57:00Z"/>
        </w:rPr>
        <w:pPrChange w:id="146" w:author="Ton Snelder" w:date="2024-08-21T10:42:00Z" w16du:dateUtc="2024-08-20T22:42:00Z">
          <w:pPr>
            <w:pStyle w:val="Heading2"/>
          </w:pPr>
        </w:pPrChange>
      </w:pPr>
    </w:p>
    <w:p w14:paraId="0000007F" w14:textId="3D35B852" w:rsidR="009B5B77" w:rsidRDefault="00130094" w:rsidP="004F5131">
      <w:pPr>
        <w:pStyle w:val="Heading2"/>
      </w:pPr>
      <w:bookmarkStart w:id="147" w:name="_Toc174707641"/>
      <w:r>
        <w:t xml:space="preserve">Modelling </w:t>
      </w:r>
      <w:r w:rsidR="00630180">
        <w:t xml:space="preserve">catchment management </w:t>
      </w:r>
      <w:r>
        <w:t>scenarios</w:t>
      </w:r>
      <w:bookmarkEnd w:id="147"/>
    </w:p>
    <w:p w14:paraId="1954650B" w14:textId="4A3B6402" w:rsidR="00E17F3F" w:rsidRPr="00E17F3F" w:rsidRDefault="004B3726" w:rsidP="0088562E">
      <w:r>
        <w:t>T</w:t>
      </w:r>
      <w:r w:rsidR="00E17F3F">
        <w:t xml:space="preserve">o predict the impact of catchment land use or mitigation scenarios on </w:t>
      </w:r>
      <w:r w:rsidR="00DB736D">
        <w:t>lake water quality</w:t>
      </w:r>
      <w:r w:rsidR="00E17F3F">
        <w:t>, the</w:t>
      </w:r>
      <w:r w:rsidR="00F0242E">
        <w:t xml:space="preserve"> WebApp </w:t>
      </w:r>
      <w:r w:rsidR="00E17F3F" w:rsidRPr="00DB736D">
        <w:rPr>
          <w:highlight w:val="yellow"/>
        </w:rPr>
        <w:t xml:space="preserve">models the loss of nutrients from land to a </w:t>
      </w:r>
      <w:r w:rsidR="00544B42" w:rsidRPr="00DB736D">
        <w:rPr>
          <w:highlight w:val="yellow"/>
        </w:rPr>
        <w:t>river segment</w:t>
      </w:r>
      <w:r w:rsidR="00E17F3F" w:rsidRPr="00DB736D">
        <w:rPr>
          <w:highlight w:val="yellow"/>
        </w:rPr>
        <w:t xml:space="preserve">, as </w:t>
      </w:r>
      <w:r w:rsidR="00C230DB" w:rsidRPr="00DB736D">
        <w:rPr>
          <w:highlight w:val="yellow"/>
        </w:rPr>
        <w:t>described</w:t>
      </w:r>
      <w:r w:rsidR="00E17F3F" w:rsidRPr="00DB736D">
        <w:rPr>
          <w:highlight w:val="yellow"/>
        </w:rPr>
        <w:t xml:space="preserve"> in the following subsections.</w:t>
      </w:r>
    </w:p>
    <w:p w14:paraId="6EFDB25B" w14:textId="69145886" w:rsidR="00EE4D19" w:rsidRDefault="00EE4D19" w:rsidP="00102229">
      <w:pPr>
        <w:pStyle w:val="Heading3"/>
      </w:pPr>
      <w:bookmarkStart w:id="148" w:name="_Toc174707642"/>
      <w:r>
        <w:lastRenderedPageBreak/>
        <w:t>Nutrient loss rates</w:t>
      </w:r>
      <w:bookmarkEnd w:id="148"/>
    </w:p>
    <w:p w14:paraId="00000080" w14:textId="161E5416" w:rsidR="009B5B77" w:rsidRDefault="007178B6">
      <w:r>
        <w:t xml:space="preserve">The loss of nutrients from land </w:t>
      </w:r>
      <w:r w:rsidR="004341A1">
        <w:t xml:space="preserve">is quantified by diffuse source nutrient loss rates. </w:t>
      </w:r>
      <w:r w:rsidR="0083587F">
        <w:t>The</w:t>
      </w:r>
      <w:r w:rsidR="00F0242E">
        <w:t xml:space="preserve"> WebApp </w:t>
      </w:r>
      <w:r w:rsidR="00B54727">
        <w:t xml:space="preserve">uses </w:t>
      </w:r>
      <w:r w:rsidR="0083587F">
        <w:t>diffuse source nutrient loss rates (expressed as export coefficients</w:t>
      </w:r>
      <w:r w:rsidR="009056D7">
        <w:t xml:space="preserve"> in</w:t>
      </w:r>
      <w:r w:rsidR="0083587F">
        <w:t xml:space="preserve"> kg ha</w:t>
      </w:r>
      <w:r w:rsidR="0083587F">
        <w:rPr>
          <w:vertAlign w:val="superscript"/>
        </w:rPr>
        <w:t>-1</w:t>
      </w:r>
      <w:r w:rsidR="0083587F">
        <w:t xml:space="preserve"> yr</w:t>
      </w:r>
      <w:r w:rsidR="0083587F">
        <w:rPr>
          <w:vertAlign w:val="superscript"/>
        </w:rPr>
        <w:t>-1</w:t>
      </w:r>
      <w:r w:rsidR="0083587F">
        <w:t xml:space="preserve">) </w:t>
      </w:r>
      <w:r w:rsidR="00B54727">
        <w:t xml:space="preserve">that </w:t>
      </w:r>
      <w:r w:rsidR="0083587F">
        <w:t xml:space="preserve">were primarily </w:t>
      </w:r>
      <w:r w:rsidR="00FF715C">
        <w:t>sourced from</w:t>
      </w:r>
      <w:r w:rsidR="0083587F">
        <w:t xml:space="preserve"> Srinivasan et al. (2021). Srinivasan et al. (2021) derived a land use typology and associated diffuse source loss rates, which provide nearly complete coverage of New Zealand (all land is assigned to a land use type and a diffuse source loss rate</w:t>
      </w:r>
      <w:r w:rsidR="000A6BE4">
        <w:t xml:space="preserve"> for </w:t>
      </w:r>
      <w:r w:rsidR="00FD2413">
        <w:t>TN</w:t>
      </w:r>
      <w:r w:rsidR="000A6BE4">
        <w:t xml:space="preserve"> and </w:t>
      </w:r>
      <w:r w:rsidR="00FD2413">
        <w:t>TP</w:t>
      </w:r>
      <w:r w:rsidR="0083587F">
        <w:t xml:space="preserve">, except for </w:t>
      </w:r>
      <w:r w:rsidR="00945FB7">
        <w:t>land with a cover type of ‘urban’ or ‘bare’</w:t>
      </w:r>
      <w:r w:rsidR="0083587F">
        <w:t xml:space="preserve">). Land use types comprise </w:t>
      </w:r>
      <w:r w:rsidR="00601D15">
        <w:t xml:space="preserve">a </w:t>
      </w:r>
      <w:r w:rsidR="0083587F">
        <w:t>combination of three factors</w:t>
      </w:r>
      <w:r w:rsidR="00601D15">
        <w:t>,</w:t>
      </w:r>
      <w:r w:rsidR="0083587F">
        <w:t xml:space="preserve"> land use, slope and moisture, each of which is expressed as a category. Land use was defined by combining the national land cover database (LCDB, version 5) with spatial data describing the distribution of </w:t>
      </w:r>
      <w:sdt>
        <w:sdtPr>
          <w:tag w:val="goog_rdk_28"/>
          <w:id w:val="-245582494"/>
        </w:sdtPr>
        <w:sdtEndPr/>
        <w:sdtContent/>
      </w:sdt>
      <w:sdt>
        <w:sdtPr>
          <w:tag w:val="goog_rdk_29"/>
          <w:id w:val="-436592675"/>
        </w:sdtPr>
        <w:sdtEndPr/>
        <w:sdtContent/>
      </w:sdt>
      <w:r w:rsidR="0083587F">
        <w:t>Sheep &amp; Beef and Dairy land use</w:t>
      </w:r>
      <w:r w:rsidR="00734A2A">
        <w:rPr>
          <w:rStyle w:val="FootnoteReference"/>
        </w:rPr>
        <w:footnoteReference w:id="3"/>
      </w:r>
      <w:r w:rsidR="00D46A58">
        <w:t>,</w:t>
      </w:r>
      <w:r w:rsidR="0083587F">
        <w:t xml:space="preserve"> based on data obtained from Monaghan et al. (2021). Spatial layers describing the distribution of the Srinivasan et al. (2021) slope and moisture categories were derived based on the descriptions provided in Srinivasan et al. (2021). These were based on slope from the Land Resource Inventory (Newsome </w:t>
      </w:r>
      <w:r w:rsidR="0083587F" w:rsidRPr="00A60CF5">
        <w:rPr>
          <w:iCs/>
        </w:rPr>
        <w:t>et al</w:t>
      </w:r>
      <w:r w:rsidR="0083587F">
        <w:rPr>
          <w:i/>
        </w:rPr>
        <w:t>.</w:t>
      </w:r>
      <w:r w:rsidR="0083587F">
        <w:t xml:space="preserve"> 2008), mean annual rainfall data provided by Ministry for the Environment</w:t>
      </w:r>
      <w:r w:rsidR="0083587F">
        <w:rPr>
          <w:vertAlign w:val="superscript"/>
        </w:rPr>
        <w:footnoteReference w:id="4"/>
      </w:r>
      <w:r w:rsidR="0083587F">
        <w:t xml:space="preserve"> and mapped irrigation data obtained from the Ministry for the Environment</w:t>
      </w:r>
      <w:r w:rsidR="0083587F">
        <w:rPr>
          <w:vertAlign w:val="superscript"/>
        </w:rPr>
        <w:footnoteReference w:id="5"/>
      </w:r>
      <w:r w:rsidR="0083587F">
        <w:t xml:space="preserve">. </w:t>
      </w:r>
    </w:p>
    <w:p w14:paraId="10DF4AA2" w14:textId="62F2D592" w:rsidR="003D37A8" w:rsidRDefault="0083587F">
      <w:r>
        <w:t xml:space="preserve">Srinivasan et al. (2021) derived loss rates for the </w:t>
      </w:r>
      <w:r w:rsidR="00C641D2">
        <w:t xml:space="preserve">land use </w:t>
      </w:r>
      <w:r>
        <w:t>types representing pastoral agriculture based on application of the OVERSEER® nutrient budgeting model for a sample of farms that belonged to each type</w:t>
      </w:r>
      <w:r w:rsidR="00086005">
        <w:t>. L</w:t>
      </w:r>
      <w:r>
        <w:t xml:space="preserve">oss rates for Arable, Cropping, Forestry and Native Bush </w:t>
      </w:r>
      <w:r w:rsidR="00F8215B">
        <w:t>were also taken from Srinivasan et al. (2021).</w:t>
      </w:r>
      <w:r>
        <w:t xml:space="preserve"> </w:t>
      </w:r>
    </w:p>
    <w:p w14:paraId="00000081" w14:textId="457DD742" w:rsidR="009B5B77" w:rsidRDefault="0083587F">
      <w:r>
        <w:t xml:space="preserve">For the urban land cover category, TN and TP </w:t>
      </w:r>
      <w:r w:rsidR="00D87237">
        <w:t>loss rate</w:t>
      </w:r>
      <w:r w:rsidR="00EB1DDC">
        <w:t>s</w:t>
      </w:r>
      <w:r w:rsidR="00B367A8">
        <w:t xml:space="preserve"> for the Scenario Builder</w:t>
      </w:r>
      <w:r w:rsidR="0013033B">
        <w:t xml:space="preserve"> for Rivers</w:t>
      </w:r>
      <w:r w:rsidR="00F0242E">
        <w:t xml:space="preserve"> WebApp </w:t>
      </w:r>
      <w:r>
        <w:t xml:space="preserve">were </w:t>
      </w:r>
      <w:r w:rsidR="00A53200">
        <w:t>obtained</w:t>
      </w:r>
      <w:r w:rsidR="00EE0272">
        <w:t xml:space="preserve"> </w:t>
      </w:r>
      <w:r>
        <w:t xml:space="preserve">from </w:t>
      </w:r>
      <w:proofErr w:type="spellStart"/>
      <w:r>
        <w:t>Moores</w:t>
      </w:r>
      <w:proofErr w:type="spellEnd"/>
      <w:r>
        <w:t xml:space="preserve"> et al. (2017). Because the remaining land </w:t>
      </w:r>
      <w:r w:rsidR="00BA39B0">
        <w:t xml:space="preserve">use </w:t>
      </w:r>
      <w:r w:rsidR="00E05E1E">
        <w:t>categories</w:t>
      </w:r>
      <w:r>
        <w:t xml:space="preserve"> represented bare ground, wetlands, lakes and rivers, which generally have small ar</w:t>
      </w:r>
      <w:r w:rsidR="005814F6">
        <w:t>e</w:t>
      </w:r>
      <w:r>
        <w:t xml:space="preserve">al contributions and no </w:t>
      </w:r>
      <w:r w:rsidR="00C61E8B">
        <w:t>estimates</w:t>
      </w:r>
      <w:r>
        <w:t xml:space="preserve"> were available, TN and TP losses were set to</w:t>
      </w:r>
      <w:sdt>
        <w:sdtPr>
          <w:tag w:val="goog_rdk_30"/>
          <w:id w:val="803047256"/>
        </w:sdtPr>
        <w:sdtEndPr/>
        <w:sdtContent/>
      </w:sdt>
      <w:sdt>
        <w:sdtPr>
          <w:tag w:val="goog_rdk_31"/>
          <w:id w:val="-1551450446"/>
        </w:sdtPr>
        <w:sdtEndPr/>
        <w:sdtContent/>
      </w:sdt>
      <w:r>
        <w:t xml:space="preserve"> zero. The complete list of </w:t>
      </w:r>
      <w:r w:rsidR="00156679">
        <w:t>land use</w:t>
      </w:r>
      <w:r>
        <w:t xml:space="preserve"> types and their associated loss rates that </w:t>
      </w:r>
      <w:r w:rsidR="00947E70">
        <w:t xml:space="preserve">were </w:t>
      </w:r>
      <w:r>
        <w:t>used in the calculations made by the</w:t>
      </w:r>
      <w:r w:rsidR="00F0242E">
        <w:t xml:space="preserve"> WebApp </w:t>
      </w:r>
      <w:r>
        <w:t>is shown in</w:t>
      </w:r>
      <w:r w:rsidR="00156679">
        <w:t xml:space="preserve"> </w:t>
      </w:r>
      <w:r w:rsidR="001F0726">
        <w:t xml:space="preserve">Table A1 </w:t>
      </w:r>
      <w:r w:rsidR="00156679">
        <w:t>in Appendix A</w:t>
      </w:r>
      <w:r w:rsidR="00156679" w:rsidDel="00156679">
        <w:t xml:space="preserve"> </w:t>
      </w:r>
      <w:r>
        <w:t xml:space="preserve">and are referred to hereafter as the Srinivasan et al. (2021) types. </w:t>
      </w:r>
    </w:p>
    <w:p w14:paraId="51222242" w14:textId="010E7120" w:rsidR="00B62B13" w:rsidRPr="00EE4D19" w:rsidRDefault="00B62B13" w:rsidP="00207F33">
      <w:pPr>
        <w:pStyle w:val="Heading3"/>
      </w:pPr>
      <w:bookmarkStart w:id="149" w:name="_Toc174707643"/>
      <w:r>
        <w:t xml:space="preserve">Assigning </w:t>
      </w:r>
      <w:r w:rsidR="006D1229">
        <w:t xml:space="preserve">nutrient </w:t>
      </w:r>
      <w:r>
        <w:t xml:space="preserve">loss rates to </w:t>
      </w:r>
      <w:r w:rsidR="00FC0173">
        <w:t>land areas</w:t>
      </w:r>
      <w:bookmarkEnd w:id="149"/>
    </w:p>
    <w:p w14:paraId="00000082" w14:textId="6C4A941E" w:rsidR="009B5B77" w:rsidRDefault="0083587F">
      <w:r>
        <w:t xml:space="preserve">To assign all land in the catchments of the monitoring sites to a type and an associated loss rate, the LCDB </w:t>
      </w:r>
      <w:r w:rsidR="007C6BAF">
        <w:t xml:space="preserve">spatial layer was </w:t>
      </w:r>
      <w:r>
        <w:t xml:space="preserve">reclassified into the </w:t>
      </w:r>
      <w:r w:rsidR="007C6BAF">
        <w:t xml:space="preserve">land use categories </w:t>
      </w:r>
      <w:r>
        <w:t xml:space="preserve">defined by Srinivasan et al. (2021). That reclassification is shown </w:t>
      </w:r>
      <w:r w:rsidR="00C8594F">
        <w:t xml:space="preserve">Table A2 </w:t>
      </w:r>
      <w:r w:rsidR="00BF3847">
        <w:t xml:space="preserve">in </w:t>
      </w:r>
      <w:r>
        <w:t xml:space="preserve">Appendix A. </w:t>
      </w:r>
    </w:p>
    <w:p w14:paraId="00000083" w14:textId="4E518E17" w:rsidR="009B5B77" w:rsidRDefault="0083587F">
      <w:pPr>
        <w:tabs>
          <w:tab w:val="left" w:pos="962"/>
        </w:tabs>
      </w:pPr>
      <w:r>
        <w:t>The</w:t>
      </w:r>
      <w:r w:rsidR="00F0242E">
        <w:t xml:space="preserve"> WebApp </w:t>
      </w:r>
      <w:r w:rsidR="00D85B51">
        <w:t xml:space="preserve">tabulates the proportion of the catchment area in each land use type </w:t>
      </w:r>
      <w:r w:rsidR="00887139">
        <w:t>but</w:t>
      </w:r>
      <w:r w:rsidR="006F1480">
        <w:t xml:space="preserve"> </w:t>
      </w:r>
      <w:r>
        <w:t xml:space="preserve">does not display the spatial distribution of the land use types. </w:t>
      </w:r>
      <w:r w:rsidR="0004168A">
        <w:t>T</w:t>
      </w:r>
      <w:r>
        <w:t>he</w:t>
      </w:r>
      <w:r w:rsidR="00F0242E">
        <w:t xml:space="preserve"> WebApp </w:t>
      </w:r>
      <w:r>
        <w:t xml:space="preserve">simplifies the description of land use in the catchment of each individual site by aggregating the Srinivasan et al. (2021) types to the </w:t>
      </w:r>
      <w:r w:rsidR="00F36445">
        <w:t xml:space="preserve">eight </w:t>
      </w:r>
      <w:r>
        <w:t xml:space="preserve">categories shown in </w:t>
      </w:r>
      <w:r w:rsidR="00F36217" w:rsidRPr="006007A4">
        <w:fldChar w:fldCharType="begin"/>
      </w:r>
      <w:r w:rsidR="00F36217" w:rsidRPr="006007A4">
        <w:instrText xml:space="preserve"> REF _Ref164686313 \h </w:instrText>
      </w:r>
      <w:r w:rsidR="006007A4" w:rsidRPr="006007A4">
        <w:instrText xml:space="preserve"> \* MERGEFORMAT </w:instrText>
      </w:r>
      <w:r w:rsidR="00F36217" w:rsidRPr="006007A4">
        <w:fldChar w:fldCharType="separate"/>
      </w:r>
      <w:r w:rsidR="00F30203" w:rsidRPr="00F30203">
        <w:t xml:space="preserve">Table </w:t>
      </w:r>
      <w:r w:rsidR="00F30203" w:rsidRPr="00F30203">
        <w:rPr>
          <w:noProof/>
        </w:rPr>
        <w:t>2</w:t>
      </w:r>
      <w:r w:rsidR="00F36217" w:rsidRPr="006007A4">
        <w:fldChar w:fldCharType="end"/>
      </w:r>
      <w:r w:rsidR="0079157E" w:rsidRPr="006007A4">
        <w:t>, but</w:t>
      </w:r>
      <w:r w:rsidRPr="006007A4">
        <w:t xml:space="preserve"> </w:t>
      </w:r>
      <w:r w:rsidR="0079157E" w:rsidRPr="006007A4">
        <w:t>t</w:t>
      </w:r>
      <w:r w:rsidRPr="006007A4">
        <w:t>he underlying calculations use the detailed types</w:t>
      </w:r>
      <w:r w:rsidR="00CF430E" w:rsidRPr="006007A4">
        <w:t xml:space="preserve"> (as in Srinivasan et al., 2021)</w:t>
      </w:r>
      <w:r w:rsidRPr="006007A4">
        <w:t xml:space="preserve"> and </w:t>
      </w:r>
      <w:r w:rsidR="00CF430E" w:rsidRPr="006007A4">
        <w:t>their associate</w:t>
      </w:r>
      <w:r w:rsidR="00CF430E">
        <w:t xml:space="preserve">d </w:t>
      </w:r>
      <w:r>
        <w:t>loss rates</w:t>
      </w:r>
      <w:r w:rsidR="00455AC0">
        <w:t>.</w:t>
      </w:r>
      <w:r>
        <w:t xml:space="preserve"> </w:t>
      </w:r>
      <w:r w:rsidR="00C507FD">
        <w:t>W</w:t>
      </w:r>
      <w:r>
        <w:t>hen the</w:t>
      </w:r>
      <w:r w:rsidR="00F0242E">
        <w:t xml:space="preserve"> WebApp </w:t>
      </w:r>
      <w:r>
        <w:t xml:space="preserve">is used to simulate land use change the calculations are performed using loss rates for the </w:t>
      </w:r>
      <w:r w:rsidR="00E634F7">
        <w:t xml:space="preserve">eight </w:t>
      </w:r>
      <w:r>
        <w:t xml:space="preserve">categories shown in </w:t>
      </w:r>
      <w:r w:rsidR="00F36217" w:rsidRPr="00373932">
        <w:fldChar w:fldCharType="begin"/>
      </w:r>
      <w:r w:rsidR="00F36217" w:rsidRPr="00373932">
        <w:instrText xml:space="preserve"> REF _Ref164686313 \h </w:instrText>
      </w:r>
      <w:r w:rsidR="00373932" w:rsidRPr="00373932">
        <w:instrText xml:space="preserve"> \* MERGEFORMAT </w:instrText>
      </w:r>
      <w:r w:rsidR="00F36217" w:rsidRPr="00373932">
        <w:fldChar w:fldCharType="separate"/>
      </w:r>
      <w:r w:rsidR="00F30203" w:rsidRPr="00F30203">
        <w:t xml:space="preserve">Table </w:t>
      </w:r>
      <w:r w:rsidR="00F30203" w:rsidRPr="00F30203">
        <w:rPr>
          <w:noProof/>
        </w:rPr>
        <w:t>2</w:t>
      </w:r>
      <w:r w:rsidR="00F36217" w:rsidRPr="00373932">
        <w:fldChar w:fldCharType="end"/>
      </w:r>
      <w:r>
        <w:t xml:space="preserve">, which are calculated as: </w:t>
      </w:r>
    </w:p>
    <w:p w14:paraId="00000084" w14:textId="77777777" w:rsidR="009B5B77" w:rsidRDefault="00D43AA9">
      <w:pPr>
        <w:pBdr>
          <w:top w:val="nil"/>
          <w:left w:val="nil"/>
          <w:bottom w:val="nil"/>
          <w:right w:val="nil"/>
          <w:between w:val="nil"/>
        </w:pBdr>
        <w:spacing w:after="240" w:line="240" w:lineRule="auto"/>
        <w:jc w:val="center"/>
        <w:rPr>
          <w:color w:val="3F3F3F"/>
        </w:rPr>
      </w:pPr>
      <m:oMath>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rate</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 xml:space="preserve">= </m:t>
        </m:r>
        <m:f>
          <m:fPr>
            <m:ctrlPr>
              <w:rPr>
                <w:rFonts w:ascii="Cambria Math" w:eastAsia="Cambria Math" w:hAnsi="Cambria Math" w:cs="Cambria Math"/>
                <w:b/>
                <w:color w:val="3F3F3F"/>
              </w:rPr>
            </m:ctrlPr>
          </m:fPr>
          <m:num>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m:t>
                </m:r>
                <m:r>
                  <m:rPr>
                    <m:sty m:val="bi"/>
                  </m:rPr>
                  <w:rPr>
                    <w:rFonts w:ascii="Cambria Math" w:eastAsia="Cambria Math" w:hAnsi="Cambria Math" w:cs="Cambria Math"/>
                    <w:color w:val="3F3F3F"/>
                  </w:rPr>
                  <m:t>=</m:t>
                </m:r>
                <m:r>
                  <m:rPr>
                    <m:sty m:val="bi"/>
                  </m:rPr>
                  <w:rPr>
                    <w:rFonts w:ascii="Cambria Math" w:eastAsia="Cambria Math" w:hAnsi="Cambria Math" w:cs="Cambria Math"/>
                    <w:color w:val="3F3F3F"/>
                  </w:rPr>
                  <m:t>1</m:t>
                </m:r>
              </m:sub>
              <m:sup>
                <m:r>
                  <m:rPr>
                    <m:sty m:val="bi"/>
                  </m:rPr>
                  <w:rPr>
                    <w:rFonts w:ascii="Cambria Math" w:eastAsia="Cambria Math" w:hAnsi="Cambria Math" w:cs="Cambria Math"/>
                    <w:color w:val="3F3F3F"/>
                  </w:rPr>
                  <m:t>m</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i</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rate</m:t>
                </m:r>
              </m:e>
              <m:sub>
                <m:r>
                  <m:rPr>
                    <m:sty m:val="bi"/>
                  </m:rPr>
                  <w:rPr>
                    <w:rFonts w:ascii="Cambria Math" w:eastAsia="Cambria Math" w:hAnsi="Cambria Math" w:cs="Cambria Math"/>
                    <w:color w:val="3F3F3F"/>
                  </w:rPr>
                  <m:t>i</m:t>
                </m:r>
              </m:sub>
            </m:sSub>
          </m:num>
          <m:den>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m:t>
                </m:r>
                <m:r>
                  <m:rPr>
                    <m:sty m:val="bi"/>
                  </m:rPr>
                  <w:rPr>
                    <w:rFonts w:ascii="Cambria Math" w:eastAsia="Cambria Math" w:hAnsi="Cambria Math" w:cs="Cambria Math"/>
                    <w:color w:val="3F3F3F"/>
                  </w:rPr>
                  <m:t>=</m:t>
                </m:r>
                <m:r>
                  <m:rPr>
                    <m:sty m:val="bi"/>
                  </m:rPr>
                  <w:rPr>
                    <w:rFonts w:ascii="Cambria Math" w:eastAsia="Cambria Math" w:hAnsi="Cambria Math" w:cs="Cambria Math"/>
                    <w:color w:val="3F3F3F"/>
                  </w:rPr>
                  <m:t>1</m:t>
                </m:r>
              </m:sub>
              <m:sup>
                <m:r>
                  <m:rPr>
                    <m:sty m:val="bi"/>
                  </m:rPr>
                  <w:rPr>
                    <w:rFonts w:ascii="Cambria Math" w:eastAsia="Cambria Math" w:hAnsi="Cambria Math" w:cs="Cambria Math"/>
                    <w:color w:val="3F3F3F"/>
                  </w:rPr>
                  <m:t>m</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i</m:t>
                </m:r>
              </m:sub>
            </m:sSub>
          </m:den>
        </m:f>
      </m:oMath>
      <w:r w:rsidR="00DF43D7">
        <w:rPr>
          <w:color w:val="3F3F3F"/>
        </w:rPr>
        <w:t xml:space="preserve"> </w:t>
      </w:r>
      <w:r w:rsidR="00DF43D7">
        <w:rPr>
          <w:color w:val="3F3F3F"/>
        </w:rPr>
        <w:tab/>
      </w:r>
      <w:r w:rsidR="00DF43D7">
        <w:rPr>
          <w:color w:val="3F3F3F"/>
        </w:rPr>
        <w:tab/>
        <w:t>Equation 1</w:t>
      </w:r>
    </w:p>
    <w:p w14:paraId="00000085" w14:textId="31A195FE" w:rsidR="009B5B77" w:rsidRDefault="0083587F">
      <w:pPr>
        <w:tabs>
          <w:tab w:val="left" w:pos="962"/>
        </w:tabs>
      </w:pPr>
      <w:bookmarkStart w:id="150" w:name="_heading=h.4h042r0" w:colFirst="0" w:colLast="0"/>
      <w:bookmarkEnd w:id="150"/>
      <w:r>
        <w:t xml:space="preserve">where </w:t>
      </w:r>
      <m:oMath>
        <m:sSub>
          <m:sSubPr>
            <m:ctrlPr>
              <w:rPr>
                <w:rFonts w:ascii="Cambria Math" w:eastAsia="Cambria Math" w:hAnsi="Cambria Math" w:cs="Cambria Math"/>
              </w:rPr>
            </m:ctrlPr>
          </m:sSubPr>
          <m:e>
            <m:r>
              <w:rPr>
                <w:rFonts w:ascii="Cambria Math" w:eastAsia="Cambria Math" w:hAnsi="Cambria Math" w:cs="Cambria Math"/>
              </w:rPr>
              <m:t>Loss rate</m:t>
            </m:r>
          </m:e>
          <m:sub>
            <m:r>
              <w:rPr>
                <w:rFonts w:ascii="Cambria Math" w:eastAsia="Cambria Math" w:hAnsi="Cambria Math" w:cs="Cambria Math"/>
              </w:rPr>
              <m:t>j</m:t>
            </m:r>
          </m:sub>
        </m:sSub>
      </m:oMath>
      <w:r>
        <w:t xml:space="preserve"> is the calculated loss rate for </w:t>
      </w:r>
      <w:sdt>
        <w:sdtPr>
          <w:tag w:val="goog_rdk_36"/>
          <w:id w:val="1924132485"/>
        </w:sdtPr>
        <w:sdtEndPr/>
        <w:sdtContent>
          <w:r w:rsidRPr="005E1AAC">
            <w:t xml:space="preserve">the </w:t>
          </w:r>
          <w:proofErr w:type="spellStart"/>
          <w:r w:rsidRPr="005E1AAC">
            <w:t>j</w:t>
          </w:r>
        </w:sdtContent>
      </w:sdt>
      <w:sdt>
        <w:sdtPr>
          <w:tag w:val="goog_rdk_37"/>
          <w:id w:val="-910533798"/>
        </w:sdtPr>
        <w:sdtEndPr/>
        <w:sdtContent>
          <w:r w:rsidRPr="005E1AAC">
            <w:rPr>
              <w:vertAlign w:val="superscript"/>
            </w:rPr>
            <w:t>th</w:t>
          </w:r>
          <w:proofErr w:type="spellEnd"/>
        </w:sdtContent>
      </w:sdt>
      <w:sdt>
        <w:sdtPr>
          <w:tag w:val="goog_rdk_38"/>
          <w:id w:val="-698392240"/>
        </w:sdtPr>
        <w:sdtEndPr/>
        <w:sdtContent>
          <w:r w:rsidRPr="005E1AAC">
            <w:t xml:space="preserve"> </w:t>
          </w:r>
        </w:sdtContent>
      </w:sdt>
      <w:r>
        <w:t xml:space="preserve">(of </w:t>
      </w:r>
      <w:r w:rsidR="00647249">
        <w:t>8</w:t>
      </w:r>
      <w:r>
        <w:t xml:space="preserve">) </w:t>
      </w:r>
      <w:r w:rsidR="00450408">
        <w:t>land use</w:t>
      </w:r>
      <w:r w:rsidR="00464744">
        <w:t xml:space="preserve"> </w:t>
      </w:r>
      <w:r>
        <w:t>categor</w:t>
      </w:r>
      <w:r w:rsidR="00883F30">
        <w:t>y</w:t>
      </w:r>
      <w:r>
        <w:t xml:space="preserve"> shown in </w:t>
      </w:r>
      <w:r w:rsidR="00203690" w:rsidRPr="006F5C52">
        <w:fldChar w:fldCharType="begin"/>
      </w:r>
      <w:r w:rsidR="00203690" w:rsidRPr="006F5C52">
        <w:instrText xml:space="preserve"> REF _Ref164686313 \h </w:instrText>
      </w:r>
      <w:r w:rsidR="004E2841" w:rsidRPr="006F5C52">
        <w:instrText xml:space="preserve"> \* MERGEFORMAT </w:instrText>
      </w:r>
      <w:r w:rsidR="00203690" w:rsidRPr="006F5C52">
        <w:fldChar w:fldCharType="separate"/>
      </w:r>
      <w:r w:rsidR="00F30203" w:rsidRPr="00F30203">
        <w:t xml:space="preserve">Table </w:t>
      </w:r>
      <w:r w:rsidR="00F30203" w:rsidRPr="00F30203">
        <w:rPr>
          <w:noProof/>
        </w:rPr>
        <w:t>2</w:t>
      </w:r>
      <w:r w:rsidR="00203690" w:rsidRPr="006F5C52">
        <w:fldChar w:fldCharType="end"/>
      </w:r>
      <w:r w:rsidRPr="006F5C52">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Area</m:t>
            </m:r>
          </m:e>
          <m:sub>
            <m:r>
              <w:rPr>
                <w:rFonts w:ascii="Cambria Math" w:eastAsia="Cambria Math" w:hAnsi="Cambria Math" w:cs="Cambria Math"/>
              </w:rPr>
              <m:t>i</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Loss rate</m:t>
            </m:r>
          </m:e>
          <m:sub>
            <m:r>
              <w:rPr>
                <w:rFonts w:ascii="Cambria Math" w:eastAsia="Cambria Math" w:hAnsi="Cambria Math" w:cs="Cambria Math"/>
              </w:rPr>
              <m:t>i</m:t>
            </m:r>
          </m:sub>
        </m:sSub>
      </m:oMath>
      <w:r>
        <w:t xml:space="preserve"> are the area and loss rat</w:t>
      </w:r>
      <w:sdt>
        <w:sdtPr>
          <w:tag w:val="goog_rdk_39"/>
          <w:id w:val="-1588921801"/>
        </w:sdtPr>
        <w:sdtEndPr/>
        <w:sdtContent>
          <w:r w:rsidRPr="005E1AAC">
            <w:t xml:space="preserve">es for the </w:t>
          </w:r>
          <w:proofErr w:type="spellStart"/>
          <w:r w:rsidRPr="005E1AAC">
            <w:t>i</w:t>
          </w:r>
        </w:sdtContent>
      </w:sdt>
      <w:sdt>
        <w:sdtPr>
          <w:tag w:val="goog_rdk_40"/>
          <w:id w:val="-1947689321"/>
        </w:sdtPr>
        <w:sdtEndPr/>
        <w:sdtContent>
          <w:r w:rsidRPr="005E1AAC">
            <w:rPr>
              <w:vertAlign w:val="superscript"/>
            </w:rPr>
            <w:t>th</w:t>
          </w:r>
          <w:proofErr w:type="spellEnd"/>
        </w:sdtContent>
      </w:sdt>
      <w:sdt>
        <w:sdtPr>
          <w:tag w:val="goog_rdk_41"/>
          <w:id w:val="1914659150"/>
        </w:sdtPr>
        <w:sdtEndPr/>
        <w:sdtContent>
          <w:r w:rsidRPr="005E1AAC">
            <w:t xml:space="preserve"> (of </w:t>
          </w:r>
          <w:r w:rsidRPr="002D7A80">
            <w:t>36</w:t>
          </w:r>
          <w:r w:rsidRPr="005E1AAC">
            <w:t xml:space="preserve">) underlying </w:t>
          </w:r>
        </w:sdtContent>
      </w:sdt>
      <w:r>
        <w:t>Srinivasan et al. (2021)</w:t>
      </w:r>
      <w:r w:rsidR="00272CAC">
        <w:t xml:space="preserve"> land use type</w:t>
      </w:r>
      <w:r>
        <w:t>.</w:t>
      </w:r>
    </w:p>
    <w:p w14:paraId="00000086" w14:textId="77777777" w:rsidR="009B5B77" w:rsidRDefault="0083587F">
      <w:r>
        <w:br w:type="page"/>
      </w:r>
    </w:p>
    <w:p w14:paraId="1E8DD1D3" w14:textId="30D7F516" w:rsidR="00B152E6" w:rsidRDefault="00B152E6" w:rsidP="00B152E6">
      <w:pPr>
        <w:pBdr>
          <w:top w:val="nil"/>
          <w:left w:val="nil"/>
          <w:bottom w:val="nil"/>
          <w:right w:val="nil"/>
          <w:between w:val="nil"/>
        </w:pBdr>
        <w:spacing w:after="240" w:line="240" w:lineRule="auto"/>
        <w:jc w:val="both"/>
        <w:rPr>
          <w:b/>
          <w:color w:val="3F3F3F"/>
        </w:rPr>
      </w:pPr>
      <w:bookmarkStart w:id="151" w:name="_heading=h.2w5ecyt" w:colFirst="0" w:colLast="0"/>
      <w:bookmarkStart w:id="152" w:name="_Ref164686313"/>
      <w:bookmarkEnd w:id="151"/>
      <w:r w:rsidRPr="009A0E9F">
        <w:rPr>
          <w:b/>
          <w:bCs/>
        </w:rPr>
        <w:lastRenderedPageBreak/>
        <w:t xml:space="preserve">Table </w:t>
      </w:r>
      <w:r w:rsidRPr="009A0E9F">
        <w:rPr>
          <w:b/>
          <w:bCs/>
        </w:rPr>
        <w:fldChar w:fldCharType="begin"/>
      </w:r>
      <w:r w:rsidRPr="009A0E9F">
        <w:rPr>
          <w:b/>
          <w:bCs/>
        </w:rPr>
        <w:instrText xml:space="preserve"> SEQ Table \* ARABIC </w:instrText>
      </w:r>
      <w:r w:rsidRPr="009A0E9F">
        <w:rPr>
          <w:b/>
          <w:bCs/>
        </w:rPr>
        <w:fldChar w:fldCharType="separate"/>
      </w:r>
      <w:r w:rsidR="00F30203">
        <w:rPr>
          <w:b/>
          <w:bCs/>
          <w:noProof/>
        </w:rPr>
        <w:t>2</w:t>
      </w:r>
      <w:r w:rsidRPr="009A0E9F">
        <w:rPr>
          <w:b/>
          <w:bCs/>
        </w:rPr>
        <w:fldChar w:fldCharType="end"/>
      </w:r>
      <w:bookmarkEnd w:id="152"/>
      <w:r w:rsidRPr="009A0E9F">
        <w:rPr>
          <w:b/>
          <w:bCs/>
        </w:rPr>
        <w:t xml:space="preserve">: </w:t>
      </w:r>
      <w:r w:rsidRPr="009A0E9F">
        <w:rPr>
          <w:b/>
          <w:bCs/>
          <w:color w:val="3F3F3F"/>
        </w:rPr>
        <w:t>Simplification</w:t>
      </w:r>
      <w:r>
        <w:rPr>
          <w:b/>
          <w:color w:val="3F3F3F"/>
        </w:rPr>
        <w:t xml:space="preserve"> of the detailed land use categories, defined primarily by Srinivasan et al. (2021), into the land use categories displayed by the </w:t>
      </w:r>
      <w:r w:rsidR="002A1259">
        <w:rPr>
          <w:b/>
          <w:color w:val="3F3F3F"/>
        </w:rPr>
        <w:t>Scenario Builder</w:t>
      </w:r>
      <w:r w:rsidR="00BA0B16">
        <w:rPr>
          <w:b/>
          <w:color w:val="3F3F3F"/>
        </w:rPr>
        <w:t xml:space="preserve"> for Rivers</w:t>
      </w:r>
      <w:r w:rsidR="002A1259">
        <w:rPr>
          <w:b/>
          <w:color w:val="3F3F3F"/>
        </w:rPr>
        <w:t xml:space="preserve"> </w:t>
      </w:r>
      <w:r w:rsidR="00E952A9">
        <w:rPr>
          <w:b/>
          <w:color w:val="3F3F3F"/>
        </w:rPr>
        <w:t>Web</w:t>
      </w:r>
      <w:r w:rsidR="002A1259">
        <w:rPr>
          <w:b/>
          <w:color w:val="3F3F3F"/>
        </w:rPr>
        <w:t>App</w:t>
      </w:r>
      <w:r>
        <w:rPr>
          <w:b/>
          <w:color w:val="3F3F3F"/>
        </w:rPr>
        <w:t>.</w:t>
      </w:r>
    </w:p>
    <w:tbl>
      <w:tblPr>
        <w:tblStyle w:val="TableGrid"/>
        <w:tblW w:w="9016" w:type="dxa"/>
        <w:tblLayout w:type="fixed"/>
        <w:tblLook w:val="0400" w:firstRow="0" w:lastRow="0" w:firstColumn="0" w:lastColumn="0" w:noHBand="0" w:noVBand="1"/>
      </w:tblPr>
      <w:tblGrid>
        <w:gridCol w:w="4508"/>
        <w:gridCol w:w="4508"/>
      </w:tblGrid>
      <w:tr w:rsidR="009B5B77" w14:paraId="19D1F9E7" w14:textId="77777777" w:rsidTr="0093232B">
        <w:tc>
          <w:tcPr>
            <w:tcW w:w="4508" w:type="dxa"/>
            <w:shd w:val="clear" w:color="auto" w:fill="D6ECF0" w:themeFill="text2" w:themeFillTint="33"/>
          </w:tcPr>
          <w:p w14:paraId="00000089" w14:textId="338EC4C0" w:rsidR="009B5B77" w:rsidRPr="0093232B" w:rsidRDefault="0083587F" w:rsidP="00941201">
            <w:pPr>
              <w:spacing w:before="40" w:after="40" w:line="276" w:lineRule="auto"/>
              <w:rPr>
                <w:b/>
                <w:bCs/>
              </w:rPr>
            </w:pPr>
            <w:r w:rsidRPr="0093232B">
              <w:rPr>
                <w:b/>
                <w:bCs/>
              </w:rPr>
              <w:t xml:space="preserve">Simple land use category displayed by </w:t>
            </w:r>
            <w:r w:rsidR="003F101C" w:rsidRPr="0093232B">
              <w:rPr>
                <w:b/>
                <w:bCs/>
              </w:rPr>
              <w:t xml:space="preserve">the </w:t>
            </w:r>
            <w:r w:rsidR="00F45143">
              <w:rPr>
                <w:b/>
                <w:bCs/>
              </w:rPr>
              <w:t>Web</w:t>
            </w:r>
            <w:r w:rsidR="00703549" w:rsidRPr="0093232B">
              <w:rPr>
                <w:b/>
                <w:bCs/>
              </w:rPr>
              <w:t>App</w:t>
            </w:r>
          </w:p>
        </w:tc>
        <w:tc>
          <w:tcPr>
            <w:tcW w:w="4508" w:type="dxa"/>
            <w:shd w:val="clear" w:color="auto" w:fill="D6ECF0" w:themeFill="text2" w:themeFillTint="33"/>
          </w:tcPr>
          <w:p w14:paraId="0000008A" w14:textId="77777777" w:rsidR="009B5B77" w:rsidRPr="0093232B" w:rsidRDefault="0083587F" w:rsidP="00941201">
            <w:pPr>
              <w:spacing w:before="40" w:after="40" w:line="276" w:lineRule="auto"/>
              <w:rPr>
                <w:b/>
                <w:bCs/>
              </w:rPr>
            </w:pPr>
            <w:r w:rsidRPr="0093232B">
              <w:rPr>
                <w:b/>
                <w:bCs/>
              </w:rPr>
              <w:t xml:space="preserve">Underlying detailed categories </w:t>
            </w:r>
          </w:p>
        </w:tc>
      </w:tr>
      <w:tr w:rsidR="009B5B77" w14:paraId="276CD096" w14:textId="77777777" w:rsidTr="0093232B">
        <w:tc>
          <w:tcPr>
            <w:tcW w:w="4508" w:type="dxa"/>
          </w:tcPr>
          <w:p w14:paraId="0000008B" w14:textId="77777777" w:rsidR="009B5B77" w:rsidRDefault="0083587F" w:rsidP="00941201">
            <w:pPr>
              <w:spacing w:before="40" w:after="40" w:line="276" w:lineRule="auto"/>
            </w:pPr>
            <w:r>
              <w:t>Sheep &amp; Beef</w:t>
            </w:r>
          </w:p>
        </w:tc>
        <w:tc>
          <w:tcPr>
            <w:tcW w:w="4508" w:type="dxa"/>
          </w:tcPr>
          <w:p w14:paraId="0000008C" w14:textId="77777777" w:rsidR="009B5B77" w:rsidRDefault="0083587F" w:rsidP="00941201">
            <w:pPr>
              <w:spacing w:before="40" w:after="40" w:line="276" w:lineRule="auto"/>
            </w:pPr>
            <w:r>
              <w:t>Sheep &amp; Beef land use defined and mapped by Monaghan et al. (2021) combined with the slope and moisture categories defined by Srinivasan et al. (2021).</w:t>
            </w:r>
          </w:p>
        </w:tc>
      </w:tr>
      <w:tr w:rsidR="009B5B77" w14:paraId="148AD0C7" w14:textId="77777777" w:rsidTr="0093232B">
        <w:tc>
          <w:tcPr>
            <w:tcW w:w="4508" w:type="dxa"/>
          </w:tcPr>
          <w:p w14:paraId="0000008D" w14:textId="77777777" w:rsidR="009B5B77" w:rsidRDefault="0083587F" w:rsidP="00941201">
            <w:pPr>
              <w:spacing w:before="40" w:after="40" w:line="276" w:lineRule="auto"/>
            </w:pPr>
            <w:r>
              <w:t>Dairy</w:t>
            </w:r>
          </w:p>
        </w:tc>
        <w:tc>
          <w:tcPr>
            <w:tcW w:w="4508" w:type="dxa"/>
          </w:tcPr>
          <w:p w14:paraId="0000008E" w14:textId="77777777" w:rsidR="009B5B77" w:rsidRDefault="0083587F" w:rsidP="00941201">
            <w:pPr>
              <w:spacing w:before="40" w:after="40" w:line="276" w:lineRule="auto"/>
            </w:pPr>
            <w:r>
              <w:t>Dairy defined and mapped by Monaghan et al. (2021) combined with the slope and moisture categories defined by Srinivasan et al. (2021).</w:t>
            </w:r>
          </w:p>
        </w:tc>
      </w:tr>
      <w:tr w:rsidR="009B5B77" w14:paraId="10875457" w14:textId="77777777" w:rsidTr="0093232B">
        <w:tc>
          <w:tcPr>
            <w:tcW w:w="4508" w:type="dxa"/>
          </w:tcPr>
          <w:p w14:paraId="0000008F" w14:textId="3B80DDB5" w:rsidR="009B5B77" w:rsidRDefault="0083587F" w:rsidP="00941201">
            <w:pPr>
              <w:spacing w:before="40" w:after="40" w:line="276" w:lineRule="auto"/>
            </w:pPr>
            <w:r>
              <w:t>Forest</w:t>
            </w:r>
            <w:r w:rsidR="009629E3">
              <w:t>ry</w:t>
            </w:r>
          </w:p>
        </w:tc>
        <w:tc>
          <w:tcPr>
            <w:tcW w:w="4508" w:type="dxa"/>
          </w:tcPr>
          <w:p w14:paraId="00000090" w14:textId="153ADC15" w:rsidR="009B5B77" w:rsidRDefault="0083587F" w:rsidP="00941201">
            <w:pPr>
              <w:spacing w:before="40" w:after="40" w:line="276" w:lineRule="auto"/>
            </w:pPr>
            <w:r>
              <w:t>Forestry defined by Srinivasan et al. (2021) and mapped from LCDB v5 as shown in</w:t>
            </w:r>
            <w:r w:rsidR="00C36C28">
              <w:t xml:space="preserve"> Table A2</w:t>
            </w:r>
            <w:r>
              <w:t xml:space="preserve"> </w:t>
            </w:r>
            <w:r w:rsidR="000F65ED">
              <w:t>(Appendix A)</w:t>
            </w:r>
            <w:sdt>
              <w:sdtPr>
                <w:tag w:val="goog_rdk_42"/>
                <w:id w:val="1492070443"/>
              </w:sdtPr>
              <w:sdtEndPr/>
              <w:sdtContent>
                <w:r>
                  <w:t>.</w:t>
                </w:r>
              </w:sdtContent>
            </w:sdt>
          </w:p>
        </w:tc>
      </w:tr>
      <w:tr w:rsidR="006B1107" w14:paraId="093C83CD" w14:textId="77777777" w:rsidTr="0093232B">
        <w:tc>
          <w:tcPr>
            <w:tcW w:w="4508" w:type="dxa"/>
          </w:tcPr>
          <w:p w14:paraId="5211F214" w14:textId="0395E0B5" w:rsidR="006B1107" w:rsidRDefault="006B1107" w:rsidP="00941201">
            <w:pPr>
              <w:spacing w:before="40" w:after="40"/>
            </w:pPr>
            <w:r>
              <w:t>Short-rotation Crop</w:t>
            </w:r>
          </w:p>
        </w:tc>
        <w:tc>
          <w:tcPr>
            <w:tcW w:w="4508" w:type="dxa"/>
          </w:tcPr>
          <w:p w14:paraId="1580CCC6" w14:textId="54708F3E" w:rsidR="006B1107" w:rsidRDefault="00D80C2F" w:rsidP="00941201">
            <w:pPr>
              <w:spacing w:before="40" w:after="40"/>
            </w:pPr>
            <w:r>
              <w:t>All s</w:t>
            </w:r>
            <w:r w:rsidR="003C745F">
              <w:t xml:space="preserve">hort-rotation Cropland </w:t>
            </w:r>
            <w:r w:rsidR="003C745F" w:rsidRPr="003C745F">
              <w:t xml:space="preserve">mapped from LCDB v5 </w:t>
            </w:r>
            <w:r w:rsidR="00476D7D">
              <w:t>assumed to be</w:t>
            </w:r>
            <w:r w:rsidR="003C745F" w:rsidRPr="003C745F">
              <w:t xml:space="preserve"> Arable, as defined by Srinivasan et al. (2021).</w:t>
            </w:r>
            <w:r w:rsidR="000E38FC">
              <w:t xml:space="preserve"> </w:t>
            </w:r>
          </w:p>
        </w:tc>
      </w:tr>
      <w:tr w:rsidR="009B5B77" w14:paraId="66E97C3B" w14:textId="77777777" w:rsidTr="0093232B">
        <w:tc>
          <w:tcPr>
            <w:tcW w:w="4508" w:type="dxa"/>
          </w:tcPr>
          <w:p w14:paraId="00000091" w14:textId="7A5C1F8C" w:rsidR="009B5B77" w:rsidRDefault="006B1107" w:rsidP="00941201">
            <w:pPr>
              <w:spacing w:before="40" w:after="40" w:line="276" w:lineRule="auto"/>
            </w:pPr>
            <w:r>
              <w:t xml:space="preserve">Perennial </w:t>
            </w:r>
            <w:r w:rsidR="00E82EA6">
              <w:t>Crop</w:t>
            </w:r>
          </w:p>
        </w:tc>
        <w:tc>
          <w:tcPr>
            <w:tcW w:w="4508" w:type="dxa"/>
          </w:tcPr>
          <w:p w14:paraId="00000092" w14:textId="7356A0AB" w:rsidR="009B5B77" w:rsidRDefault="00E82EA6" w:rsidP="00941201">
            <w:pPr>
              <w:spacing w:before="40" w:after="40" w:line="276" w:lineRule="auto"/>
            </w:pPr>
            <w:r w:rsidRPr="00E82EA6">
              <w:t xml:space="preserve">Orchard, Vineyard or Other Perennial Crop </w:t>
            </w:r>
            <w:r w:rsidR="00720558">
              <w:t>mapped from LCDB v5 and</w:t>
            </w:r>
            <w:r>
              <w:t xml:space="preserve"> </w:t>
            </w:r>
            <w:r w:rsidR="0083587F">
              <w:t>Viticulture as defined by Srinivasan et al. (2021)</w:t>
            </w:r>
            <w:r w:rsidR="004B0574">
              <w:t>.</w:t>
            </w:r>
          </w:p>
        </w:tc>
      </w:tr>
      <w:tr w:rsidR="009B5B77" w14:paraId="6B5C7384" w14:textId="77777777" w:rsidTr="0093232B">
        <w:tc>
          <w:tcPr>
            <w:tcW w:w="4508" w:type="dxa"/>
          </w:tcPr>
          <w:p w14:paraId="00000093" w14:textId="6216D3F1" w:rsidR="009B5B77" w:rsidRDefault="00D43AA9" w:rsidP="00941201">
            <w:pPr>
              <w:spacing w:before="40" w:after="40" w:line="276" w:lineRule="auto"/>
            </w:pPr>
            <w:sdt>
              <w:sdtPr>
                <w:tag w:val="goog_rdk_45"/>
                <w:id w:val="1285537732"/>
              </w:sdtPr>
              <w:sdtEndPr/>
              <w:sdtContent>
                <w:r w:rsidR="0083587F">
                  <w:t>Native</w:t>
                </w:r>
              </w:sdtContent>
            </w:sdt>
            <w:r w:rsidR="005921DD">
              <w:t xml:space="preserve"> </w:t>
            </w:r>
            <w:r w:rsidR="0083587F">
              <w:t>Vegetation</w:t>
            </w:r>
          </w:p>
        </w:tc>
        <w:tc>
          <w:tcPr>
            <w:tcW w:w="4508" w:type="dxa"/>
          </w:tcPr>
          <w:p w14:paraId="00000094" w14:textId="0E297EFB" w:rsidR="009B5B77" w:rsidRPr="005921DD" w:rsidRDefault="00665BB0" w:rsidP="00941201">
            <w:pPr>
              <w:spacing w:before="40" w:after="40" w:line="276" w:lineRule="auto"/>
              <w:rPr>
                <w:sz w:val="24"/>
                <w:szCs w:val="24"/>
              </w:rPr>
            </w:pPr>
            <w:r>
              <w:t>Native Bush defined by Srinivasan et al. (2021) and mapped from LCDB v5 as shown in Table A2.</w:t>
            </w:r>
          </w:p>
        </w:tc>
      </w:tr>
      <w:tr w:rsidR="009B5B77" w14:paraId="573B2804" w14:textId="77777777" w:rsidTr="0093232B">
        <w:tc>
          <w:tcPr>
            <w:tcW w:w="4508" w:type="dxa"/>
          </w:tcPr>
          <w:p w14:paraId="00000095" w14:textId="77777777" w:rsidR="009B5B77" w:rsidRDefault="0083587F" w:rsidP="00941201">
            <w:pPr>
              <w:spacing w:before="40" w:after="40" w:line="276" w:lineRule="auto"/>
            </w:pPr>
            <w:r>
              <w:t>Other</w:t>
            </w:r>
          </w:p>
        </w:tc>
        <w:tc>
          <w:tcPr>
            <w:tcW w:w="4508" w:type="dxa"/>
          </w:tcPr>
          <w:p w14:paraId="00000096" w14:textId="610651E1" w:rsidR="009B5B77" w:rsidRDefault="0083587F" w:rsidP="00941201">
            <w:pPr>
              <w:spacing w:before="40" w:after="40" w:line="276" w:lineRule="auto"/>
            </w:pPr>
            <w:r>
              <w:t>LCDB</w:t>
            </w:r>
            <w:r w:rsidR="003C745F">
              <w:t xml:space="preserve"> v5</w:t>
            </w:r>
            <w:r>
              <w:t xml:space="preserve"> categories: Estuarine Open Water, Mangrove, Gravel or Rock, Sand or Gravel, Lake or Pond, River, </w:t>
            </w:r>
            <w:proofErr w:type="gramStart"/>
            <w:r>
              <w:t>Not</w:t>
            </w:r>
            <w:proofErr w:type="gramEnd"/>
            <w:r>
              <w:t xml:space="preserve"> land</w:t>
            </w:r>
            <w:sdt>
              <w:sdtPr>
                <w:tag w:val="goog_rdk_50"/>
                <w:id w:val="-1450159005"/>
              </w:sdtPr>
              <w:sdtEndPr/>
              <w:sdtContent>
                <w:r>
                  <w:t>.</w:t>
                </w:r>
              </w:sdtContent>
            </w:sdt>
          </w:p>
        </w:tc>
      </w:tr>
      <w:sdt>
        <w:sdtPr>
          <w:tag w:val="goog_rdk_52"/>
          <w:id w:val="2046564542"/>
        </w:sdtPr>
        <w:sdtEndPr/>
        <w:sdtContent>
          <w:tr w:rsidR="009B5B77" w14:paraId="04229018" w14:textId="77777777" w:rsidTr="0093232B">
            <w:tc>
              <w:tcPr>
                <w:tcW w:w="4508" w:type="dxa"/>
              </w:tcPr>
              <w:p w14:paraId="00000097" w14:textId="2D9699CB" w:rsidR="009B5B77" w:rsidRDefault="00D43AA9" w:rsidP="00941201">
                <w:pPr>
                  <w:spacing w:before="40" w:after="40" w:line="276" w:lineRule="auto"/>
                </w:pPr>
                <w:sdt>
                  <w:sdtPr>
                    <w:tag w:val="goog_rdk_53"/>
                    <w:id w:val="653647920"/>
                  </w:sdtPr>
                  <w:sdtEndPr/>
                  <w:sdtContent>
                    <w:r w:rsidR="00665BB0">
                      <w:t>Urban</w:t>
                    </w:r>
                  </w:sdtContent>
                </w:sdt>
              </w:p>
            </w:tc>
            <w:tc>
              <w:tcPr>
                <w:tcW w:w="4508" w:type="dxa"/>
              </w:tcPr>
              <w:p w14:paraId="00000098" w14:textId="39E626DC" w:rsidR="009B5B77" w:rsidRDefault="00D43AA9" w:rsidP="00941201">
                <w:pPr>
                  <w:spacing w:before="40" w:after="40" w:line="276" w:lineRule="auto"/>
                </w:pPr>
                <w:sdt>
                  <w:sdtPr>
                    <w:tag w:val="goog_rdk_55"/>
                    <w:id w:val="-2097389868"/>
                  </w:sdtPr>
                  <w:sdtEndPr/>
                  <w:sdtContent>
                    <w:r w:rsidR="00665BB0">
                      <w:t>Urban defined by Srinivasan et al. (2021) and mapped from LCDB v5 as Built-up Area (settlement).</w:t>
                    </w:r>
                  </w:sdtContent>
                </w:sdt>
              </w:p>
            </w:tc>
          </w:tr>
        </w:sdtContent>
      </w:sdt>
    </w:tbl>
    <w:p w14:paraId="00000099" w14:textId="77777777" w:rsidR="009B5B77" w:rsidRDefault="009B5B77"/>
    <w:p w14:paraId="0000009B" w14:textId="5A831BEC" w:rsidR="009B5B77" w:rsidRDefault="0083587F" w:rsidP="00207F33">
      <w:pPr>
        <w:pStyle w:val="Heading3"/>
      </w:pPr>
      <w:bookmarkStart w:id="153" w:name="_Ref165037616"/>
      <w:bookmarkStart w:id="154" w:name="_Ref170304771"/>
      <w:bookmarkStart w:id="155" w:name="_Toc174707644"/>
      <w:r>
        <w:t>Default mitigation</w:t>
      </w:r>
      <w:r w:rsidR="00D84A11">
        <w:t xml:space="preserve"> </w:t>
      </w:r>
      <w:bookmarkEnd w:id="153"/>
      <w:r w:rsidR="00442DA4">
        <w:t>effectiveness</w:t>
      </w:r>
      <w:r w:rsidR="006D1229">
        <w:t xml:space="preserve"> for nutrients</w:t>
      </w:r>
      <w:bookmarkEnd w:id="154"/>
      <w:bookmarkEnd w:id="155"/>
    </w:p>
    <w:p w14:paraId="7F0E6AE1" w14:textId="39E67B3B" w:rsidR="00D84A11" w:rsidRDefault="00D84A11">
      <w:r>
        <w:t xml:space="preserve">The </w:t>
      </w:r>
      <w:r w:rsidR="00A914E9">
        <w:t>Scenario Builder</w:t>
      </w:r>
      <w:r w:rsidR="00B43FFA">
        <w:t xml:space="preserve"> for Rivers</w:t>
      </w:r>
      <w:r w:rsidR="00F0242E">
        <w:t xml:space="preserve"> WebApp </w:t>
      </w:r>
      <w:r w:rsidR="00136825">
        <w:t>provides</w:t>
      </w:r>
      <w:r w:rsidR="00BD4303">
        <w:t xml:space="preserve"> </w:t>
      </w:r>
      <w:r w:rsidR="00E13291">
        <w:t>‘</w:t>
      </w:r>
      <w:r>
        <w:t>default</w:t>
      </w:r>
      <w:r w:rsidR="00E13291">
        <w:t>’</w:t>
      </w:r>
      <w:r>
        <w:t xml:space="preserve"> nitrogen</w:t>
      </w:r>
      <w:r w:rsidR="00E7364A">
        <w:t xml:space="preserve"> and</w:t>
      </w:r>
      <w:r>
        <w:t xml:space="preserve"> phosphorus mitigation </w:t>
      </w:r>
      <w:r w:rsidR="00442DA4">
        <w:t>effectiveness values</w:t>
      </w:r>
      <w:r>
        <w:t xml:space="preserve"> (%), representing a potential degree of reduction in the losses of nitrogen and phosphorus from land result</w:t>
      </w:r>
      <w:r w:rsidR="00AE752F">
        <w:t>ing from</w:t>
      </w:r>
      <w:r>
        <w:t xml:space="preserve"> mitigation actions. </w:t>
      </w:r>
      <w:r w:rsidR="00921D88">
        <w:t>These values may be used</w:t>
      </w:r>
      <w:r w:rsidR="005873BD">
        <w:t xml:space="preserve"> or replaced with user-defined values of mitigation effectiveness. </w:t>
      </w:r>
      <w:r w:rsidR="00103F2B">
        <w:t xml:space="preserve">It is important to note that the default values </w:t>
      </w:r>
      <w:r w:rsidR="00B86900">
        <w:t>provided in the</w:t>
      </w:r>
      <w:r w:rsidR="00F0242E">
        <w:t xml:space="preserve"> WebApp </w:t>
      </w:r>
      <w:r w:rsidR="00B86900">
        <w:t xml:space="preserve">do not include considerations of </w:t>
      </w:r>
      <w:r w:rsidR="00C64524">
        <w:t xml:space="preserve">the feasibility or achievability of the </w:t>
      </w:r>
      <w:r w:rsidR="00193BB0">
        <w:t>default mitigation effectiveness in the context of an individual catchment; in particular</w:t>
      </w:r>
      <w:r w:rsidR="00102C81">
        <w:t>,</w:t>
      </w:r>
      <w:r w:rsidR="00193BB0">
        <w:t xml:space="preserve"> </w:t>
      </w:r>
      <w:r w:rsidR="009706F5">
        <w:t>the</w:t>
      </w:r>
      <w:r w:rsidR="00F0242E">
        <w:t xml:space="preserve"> WebApp </w:t>
      </w:r>
      <w:r w:rsidR="009706F5">
        <w:t xml:space="preserve">does not </w:t>
      </w:r>
      <w:r w:rsidR="00693B39">
        <w:t xml:space="preserve">include consideration of the existing level of </w:t>
      </w:r>
      <w:r w:rsidR="00FD34D5">
        <w:t xml:space="preserve">mitigation / remediation actions already </w:t>
      </w:r>
      <w:r w:rsidR="00FD34D5" w:rsidRPr="0017214F">
        <w:t xml:space="preserve">undertaken in the catchment. In a catchment where </w:t>
      </w:r>
      <w:r w:rsidR="00344F07" w:rsidRPr="0017214F">
        <w:t xml:space="preserve">many mitigation actions have already been undertaken, the potential for further improvements by mitigation may be less than </w:t>
      </w:r>
      <w:r w:rsidR="00094AFF" w:rsidRPr="0017214F">
        <w:t xml:space="preserve">the </w:t>
      </w:r>
      <w:r w:rsidR="009719FA">
        <w:t>Web</w:t>
      </w:r>
      <w:r w:rsidR="00094AFF" w:rsidRPr="0017214F">
        <w:t xml:space="preserve">App’s default values. In all cases, regardless </w:t>
      </w:r>
      <w:r w:rsidR="005873BD" w:rsidRPr="0017214F">
        <w:t xml:space="preserve">of whether the default or user-defined values are used, </w:t>
      </w:r>
      <w:r w:rsidR="00496023" w:rsidRPr="0017214F">
        <w:t>users are</w:t>
      </w:r>
      <w:r w:rsidR="00094AFF" w:rsidRPr="0017214F">
        <w:t xml:space="preserve"> strongly encouraged to </w:t>
      </w:r>
      <w:r w:rsidR="00496023" w:rsidRPr="0017214F">
        <w:t xml:space="preserve">satisfy themselves that their land mitigation inputs are realistic </w:t>
      </w:r>
      <w:r w:rsidR="00C34191" w:rsidRPr="0017214F">
        <w:t>for the catchment.</w:t>
      </w:r>
    </w:p>
    <w:p w14:paraId="0000009C" w14:textId="3A73AEA0" w:rsidR="009B5B77" w:rsidRDefault="00D84A11">
      <w:r>
        <w:t xml:space="preserve">The </w:t>
      </w:r>
      <w:r w:rsidRPr="00D84A11">
        <w:t xml:space="preserve">default nitrogen and phosphorus mitigation </w:t>
      </w:r>
      <w:r w:rsidR="00442DA4">
        <w:t>effectiveness values</w:t>
      </w:r>
      <w:r w:rsidR="00BC6BCD">
        <w:t xml:space="preserve"> </w:t>
      </w:r>
      <w:r>
        <w:t xml:space="preserve">for pastoral agriculture categories (Sheep &amp; Beef, Dairy) were </w:t>
      </w:r>
      <w:r w:rsidR="005F7DC5">
        <w:t>informed</w:t>
      </w:r>
      <w:r w:rsidR="00B11B75">
        <w:t xml:space="preserve"> </w:t>
      </w:r>
      <w:r>
        <w:t>by Monaghan et al. (2021)</w:t>
      </w:r>
      <w:r w:rsidR="00245EDF">
        <w:t xml:space="preserve"> and McDo</w:t>
      </w:r>
      <w:r w:rsidR="0031440D">
        <w:t>well et al. (2021)</w:t>
      </w:r>
      <w:r>
        <w:t xml:space="preserve">. Monaghan et al. (2021) defined a system of land use types that differs to that of Srinivasan et al. (2021) but is associated with nitrogen and phosphorus mitigation </w:t>
      </w:r>
      <w:r w:rsidR="00AF1616">
        <w:t>effectiveness values</w:t>
      </w:r>
      <w:r>
        <w:t xml:space="preserve"> </w:t>
      </w:r>
      <w:r w:rsidR="005921DD">
        <w:t>resulting from</w:t>
      </w:r>
      <w:r>
        <w:t xml:space="preserve"> mitigation actions that can be applied to pastoral agriculture (Sheep &amp; Beef, Dairy)</w:t>
      </w:r>
      <w:r w:rsidR="005921DD">
        <w:t xml:space="preserve">. </w:t>
      </w:r>
      <w:r>
        <w:t xml:space="preserve">The </w:t>
      </w:r>
      <w:r w:rsidR="005921DD">
        <w:t xml:space="preserve">default </w:t>
      </w:r>
      <w:r w:rsidR="007900C5">
        <w:t>mitigation effectiveness</w:t>
      </w:r>
      <w:r w:rsidR="005921DD">
        <w:t xml:space="preserve"> in nitrogen and phosphorus loss </w:t>
      </w:r>
      <w:r w:rsidR="005921DD">
        <w:lastRenderedPageBreak/>
        <w:t xml:space="preserve">rates from each </w:t>
      </w:r>
      <w:r w:rsidR="003F72B4">
        <w:t>S</w:t>
      </w:r>
      <w:r w:rsidR="005921DD">
        <w:t xml:space="preserve">heep </w:t>
      </w:r>
      <w:r w:rsidR="00506241">
        <w:t xml:space="preserve">&amp; </w:t>
      </w:r>
      <w:r w:rsidR="003F72B4">
        <w:t>B</w:t>
      </w:r>
      <w:r w:rsidR="005921DD">
        <w:t xml:space="preserve">eef and </w:t>
      </w:r>
      <w:r w:rsidR="003F72B4">
        <w:t>D</w:t>
      </w:r>
      <w:r w:rsidR="005921DD">
        <w:t xml:space="preserve">airy type </w:t>
      </w:r>
      <w:r w:rsidR="000C4E1E">
        <w:t>were</w:t>
      </w:r>
      <w:r w:rsidR="005921DD">
        <w:t xml:space="preserve"> calculated as the relative reduction in loss rates between 2015 and 2035 as defined by Monaghan et al. (2021)</w:t>
      </w:r>
      <w:r w:rsidR="0031440D">
        <w:t xml:space="preserve"> and McDowell et al. (2021)</w:t>
      </w:r>
      <w:r w:rsidR="005921DD">
        <w:t>.</w:t>
      </w:r>
    </w:p>
    <w:p w14:paraId="0000009D" w14:textId="28441FC4" w:rsidR="009B5B77" w:rsidRDefault="00D84A11">
      <w:pPr>
        <w:tabs>
          <w:tab w:val="left" w:pos="962"/>
        </w:tabs>
      </w:pPr>
      <w:r>
        <w:t>The</w:t>
      </w:r>
      <w:r w:rsidR="00F0242E">
        <w:t xml:space="preserve"> WebApp </w:t>
      </w:r>
      <w:r>
        <w:t>simplifies the different Sheep &amp; Beef and Dairy types defined by Monaghan et al. (2021) in the catchments of each individual</w:t>
      </w:r>
      <w:r w:rsidR="007E274C">
        <w:t xml:space="preserve"> river</w:t>
      </w:r>
      <w:r>
        <w:t xml:space="preserve"> site by aggregating them into two categories (i.e., Sheep &amp; Beef and Dairy). The aggregation means that when the</w:t>
      </w:r>
      <w:r w:rsidR="00F0242E">
        <w:t xml:space="preserve"> WebApp </w:t>
      </w:r>
      <w:r>
        <w:t xml:space="preserve">is used to simulate land mitigations, the underlying calculations are based on the detailed mitigation </w:t>
      </w:r>
      <w:r w:rsidR="007845C2">
        <w:t xml:space="preserve">effectiveness values </w:t>
      </w:r>
      <w:r>
        <w:t>of Monaghan et al. (2021) but the</w:t>
      </w:r>
      <w:r w:rsidR="00F0242E">
        <w:t xml:space="preserve"> WebApp </w:t>
      </w:r>
      <w:r>
        <w:t xml:space="preserve">displays aggregate mitigation </w:t>
      </w:r>
      <w:r w:rsidR="007845C2">
        <w:t xml:space="preserve">effectiveness values </w:t>
      </w:r>
      <w:r>
        <w:t xml:space="preserve">for the </w:t>
      </w:r>
      <w:proofErr w:type="gramStart"/>
      <w:r>
        <w:t>two pastoral</w:t>
      </w:r>
      <w:proofErr w:type="gramEnd"/>
      <w:r>
        <w:t xml:space="preserve"> land</w:t>
      </w:r>
      <w:sdt>
        <w:sdtPr>
          <w:tag w:val="goog_rdk_59"/>
          <w:id w:val="219867732"/>
        </w:sdtPr>
        <w:sdtEndPr/>
        <w:sdtContent>
          <w:r>
            <w:t xml:space="preserve"> </w:t>
          </w:r>
        </w:sdtContent>
      </w:sdt>
      <w:r>
        <w:t xml:space="preserve">use categories. The displayed default </w:t>
      </w:r>
      <w:r w:rsidR="007845C2">
        <w:t xml:space="preserve">values </w:t>
      </w:r>
      <w:r>
        <w:t xml:space="preserve">are calculated as: </w:t>
      </w:r>
    </w:p>
    <w:p w14:paraId="5A5418D9" w14:textId="77777777" w:rsidR="005921DD" w:rsidRDefault="005921DD">
      <w:pPr>
        <w:tabs>
          <w:tab w:val="left" w:pos="962"/>
        </w:tabs>
      </w:pPr>
    </w:p>
    <w:p w14:paraId="0000009E" w14:textId="28D04FCD" w:rsidR="009B5B77" w:rsidRDefault="00D43AA9">
      <w:pPr>
        <w:pBdr>
          <w:top w:val="nil"/>
          <w:left w:val="nil"/>
          <w:bottom w:val="nil"/>
          <w:right w:val="nil"/>
          <w:between w:val="nil"/>
        </w:pBdr>
        <w:spacing w:after="240" w:line="240" w:lineRule="auto"/>
        <w:jc w:val="center"/>
        <w:rPr>
          <w:color w:val="3F3F3F"/>
        </w:rPr>
      </w:pPr>
      <m:oMath>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Mitigation</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effectiveness</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 xml:space="preserve">= </m:t>
        </m:r>
        <m:f>
          <m:fPr>
            <m:ctrlPr>
              <w:rPr>
                <w:rFonts w:ascii="Cambria Math" w:eastAsia="Cambria Math" w:hAnsi="Cambria Math" w:cs="Cambria Math"/>
                <w:b/>
                <w:color w:val="3F3F3F"/>
              </w:rPr>
            </m:ctrlPr>
          </m:fPr>
          <m:num>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m:t>
                </m:r>
                <m:r>
                  <m:rPr>
                    <m:sty m:val="bi"/>
                  </m:rPr>
                  <w:rPr>
                    <w:rFonts w:ascii="Cambria Math" w:eastAsia="Cambria Math" w:hAnsi="Cambria Math" w:cs="Cambria Math"/>
                    <w:color w:val="3F3F3F"/>
                  </w:rPr>
                  <m:t>=</m:t>
                </m:r>
                <m:r>
                  <m:rPr>
                    <m:sty m:val="bi"/>
                  </m:rPr>
                  <w:rPr>
                    <w:rFonts w:ascii="Cambria Math" w:eastAsia="Cambria Math" w:hAnsi="Cambria Math" w:cs="Cambria Math"/>
                    <w:color w:val="3F3F3F"/>
                  </w:rPr>
                  <m:t>1</m:t>
                </m:r>
              </m:sub>
              <m:sup>
                <m:r>
                  <m:rPr>
                    <m:sty m:val="bi"/>
                  </m:rPr>
                  <w:rPr>
                    <w:rFonts w:ascii="Cambria Math" w:eastAsia="Cambria Math" w:hAnsi="Cambria Math" w:cs="Cambria Math"/>
                    <w:color w:val="3F3F3F"/>
                  </w:rPr>
                  <m:t>p</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k</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Mitigation</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effectiveness</m:t>
                </m:r>
              </m:e>
              <m:sub>
                <m:r>
                  <m:rPr>
                    <m:sty m:val="bi"/>
                  </m:rPr>
                  <w:rPr>
                    <w:rFonts w:ascii="Cambria Math" w:eastAsia="Cambria Math" w:hAnsi="Cambria Math" w:cs="Cambria Math"/>
                    <w:color w:val="3F3F3F"/>
                  </w:rPr>
                  <m:t>k</m:t>
                </m:r>
              </m:sub>
            </m:sSub>
          </m:num>
          <m:den>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m:t>
                </m:r>
                <m:r>
                  <m:rPr>
                    <m:sty m:val="bi"/>
                  </m:rPr>
                  <w:rPr>
                    <w:rFonts w:ascii="Cambria Math" w:eastAsia="Cambria Math" w:hAnsi="Cambria Math" w:cs="Cambria Math"/>
                    <w:color w:val="3F3F3F"/>
                  </w:rPr>
                  <m:t>=</m:t>
                </m:r>
                <m:r>
                  <m:rPr>
                    <m:sty m:val="bi"/>
                  </m:rPr>
                  <w:rPr>
                    <w:rFonts w:ascii="Cambria Math" w:eastAsia="Cambria Math" w:hAnsi="Cambria Math" w:cs="Cambria Math"/>
                    <w:color w:val="3F3F3F"/>
                  </w:rPr>
                  <m:t>1</m:t>
                </m:r>
              </m:sub>
              <m:sup>
                <m:r>
                  <m:rPr>
                    <m:sty m:val="bi"/>
                  </m:rPr>
                  <w:rPr>
                    <w:rFonts w:ascii="Cambria Math" w:eastAsia="Cambria Math" w:hAnsi="Cambria Math" w:cs="Cambria Math"/>
                    <w:color w:val="3F3F3F"/>
                  </w:rPr>
                  <m:t>p</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k</m:t>
                </m:r>
              </m:sub>
            </m:sSub>
          </m:den>
        </m:f>
      </m:oMath>
      <w:r w:rsidR="00DF43D7">
        <w:rPr>
          <w:color w:val="3F3F3F"/>
        </w:rPr>
        <w:t xml:space="preserve"> </w:t>
      </w:r>
      <w:r w:rsidR="00DF43D7">
        <w:rPr>
          <w:color w:val="3F3F3F"/>
        </w:rPr>
        <w:tab/>
      </w:r>
      <w:r w:rsidR="00DF43D7">
        <w:rPr>
          <w:color w:val="3F3F3F"/>
        </w:rPr>
        <w:tab/>
      </w:r>
      <w:r w:rsidR="00DF43D7" w:rsidRPr="005921DD">
        <w:rPr>
          <w:b/>
          <w:bCs/>
          <w:color w:val="3F3F3F"/>
        </w:rPr>
        <w:t>Equation 2</w:t>
      </w:r>
    </w:p>
    <w:p w14:paraId="2106CE24" w14:textId="77777777" w:rsidR="005921DD" w:rsidRDefault="005921DD">
      <w:pPr>
        <w:tabs>
          <w:tab w:val="left" w:pos="962"/>
        </w:tabs>
      </w:pPr>
    </w:p>
    <w:p w14:paraId="790B6794" w14:textId="3E2DCD77" w:rsidR="00D84A11" w:rsidRDefault="0083587F" w:rsidP="00D84A11">
      <w:r>
        <w:t xml:space="preserve">where </w:t>
      </w:r>
      <m:oMath>
        <m:sSub>
          <m:sSubPr>
            <m:ctrlPr>
              <w:rPr>
                <w:rFonts w:ascii="Cambria Math" w:eastAsia="Cambria Math" w:hAnsi="Cambria Math" w:cs="Cambria Math"/>
              </w:rPr>
            </m:ctrlPr>
          </m:sSubPr>
          <m:e>
            <m:r>
              <w:rPr>
                <w:rFonts w:ascii="Cambria Math" w:eastAsia="Cambria Math" w:hAnsi="Cambria Math" w:cs="Cambria Math"/>
              </w:rPr>
              <m:t>Mitigation effectiveness</m:t>
            </m:r>
          </m:e>
          <m:sub>
            <m:r>
              <w:rPr>
                <w:rFonts w:ascii="Cambria Math" w:eastAsia="Cambria Math" w:hAnsi="Cambria Math" w:cs="Cambria Math"/>
              </w:rPr>
              <m:t>i</m:t>
            </m:r>
          </m:sub>
        </m:sSub>
      </m:oMath>
      <w:r>
        <w:t xml:space="preserve"> is the aggregate mitigation </w:t>
      </w:r>
      <w:r w:rsidR="007845C2">
        <w:t>effectiveness value (%)</w:t>
      </w:r>
      <w:r>
        <w:t xml:space="preserve"> for the two pastoral agriculture categories (Sheep &amp; Beef, Dairy), and </w:t>
      </w:r>
      <m:oMath>
        <m:sSub>
          <m:sSubPr>
            <m:ctrlPr>
              <w:rPr>
                <w:rFonts w:ascii="Cambria Math" w:eastAsia="Cambria Math" w:hAnsi="Cambria Math" w:cs="Cambria Math"/>
              </w:rPr>
            </m:ctrlPr>
          </m:sSubPr>
          <m:e>
            <m:r>
              <w:rPr>
                <w:rFonts w:ascii="Cambria Math" w:eastAsia="Cambria Math" w:hAnsi="Cambria Math" w:cs="Cambria Math"/>
              </w:rPr>
              <m:t>Area</m:t>
            </m:r>
          </m:e>
          <m:sub>
            <m:r>
              <w:rPr>
                <w:rFonts w:ascii="Cambria Math" w:eastAsia="Cambria Math" w:hAnsi="Cambria Math" w:cs="Cambria Math"/>
              </w:rPr>
              <m:t>k</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Mitigation effectiveness</m:t>
            </m:r>
          </m:e>
          <m:sub>
            <m:r>
              <w:rPr>
                <w:rFonts w:ascii="Cambria Math" w:eastAsia="Cambria Math" w:hAnsi="Cambria Math" w:cs="Cambria Math"/>
              </w:rPr>
              <m:t>k</m:t>
            </m:r>
          </m:sub>
        </m:sSub>
      </m:oMath>
      <w:r>
        <w:t xml:space="preserve"> are the area and mitigation </w:t>
      </w:r>
      <w:r w:rsidR="006F5F4F">
        <w:t>effectiveness values</w:t>
      </w:r>
      <w:r w:rsidR="00EF1531">
        <w:t xml:space="preserve"> for one of the </w:t>
      </w:r>
      <w:r w:rsidR="00EF1531" w:rsidRPr="00EF1531">
        <w:rPr>
          <w:i/>
          <w:iCs/>
        </w:rPr>
        <w:t>p</w:t>
      </w:r>
      <w:r w:rsidR="00EF1531">
        <w:t xml:space="preserve"> underlying M</w:t>
      </w:r>
      <w:r>
        <w:t>onaghan et al. (2021)</w:t>
      </w:r>
      <w:r w:rsidR="006F5F4F">
        <w:t xml:space="preserve"> types.</w:t>
      </w:r>
      <w:r w:rsidR="00D84A11" w:rsidRPr="00D84A11">
        <w:t xml:space="preserve"> </w:t>
      </w:r>
    </w:p>
    <w:p w14:paraId="35957626" w14:textId="2B515E0A" w:rsidR="00D84A11" w:rsidRDefault="00D84A11" w:rsidP="00D84A11">
      <w:r>
        <w:t xml:space="preserve">For non-pastoral land uses, mitigation </w:t>
      </w:r>
      <w:r w:rsidR="006F5F4F">
        <w:t>effectiveness values</w:t>
      </w:r>
      <w:r>
        <w:t xml:space="preserve"> were either sourced from literature</w:t>
      </w:r>
      <w:r w:rsidR="00C46B42">
        <w:t>,</w:t>
      </w:r>
      <w:r>
        <w:t xml:space="preserve"> </w:t>
      </w:r>
      <w:r w:rsidR="00F75A47">
        <w:t xml:space="preserve">set at </w:t>
      </w:r>
      <w:r w:rsidR="00C46B42">
        <w:t xml:space="preserve">an </w:t>
      </w:r>
      <w:r w:rsidR="00F75A47">
        <w:t>arbitrary level</w:t>
      </w:r>
      <w:r w:rsidR="00C46B42">
        <w:t>,</w:t>
      </w:r>
      <w:r w:rsidR="00F75A47">
        <w:t xml:space="preserve"> </w:t>
      </w:r>
      <w:r>
        <w:t xml:space="preserve">or set at zero </w:t>
      </w:r>
      <w:r w:rsidR="00922092">
        <w:t>(</w:t>
      </w:r>
      <w:r>
        <w:t>for native vegetation, urban and other</w:t>
      </w:r>
      <w:r w:rsidR="00922092">
        <w:t>)</w:t>
      </w:r>
      <w:r w:rsidR="004436DA">
        <w:t xml:space="preserve"> (</w:t>
      </w:r>
      <w:r w:rsidR="004436DA">
        <w:fldChar w:fldCharType="begin"/>
      </w:r>
      <w:r w:rsidR="004436DA">
        <w:instrText xml:space="preserve"> REF _Ref164687313 \h </w:instrText>
      </w:r>
      <w:r w:rsidR="004436DA">
        <w:fldChar w:fldCharType="separate"/>
      </w:r>
      <w:r w:rsidR="00F30203">
        <w:t xml:space="preserve">Table </w:t>
      </w:r>
      <w:r w:rsidR="00F30203">
        <w:rPr>
          <w:noProof/>
        </w:rPr>
        <w:t>3</w:t>
      </w:r>
      <w:r w:rsidR="004436DA">
        <w:fldChar w:fldCharType="end"/>
      </w:r>
      <w:r w:rsidR="004436DA">
        <w:t>)</w:t>
      </w:r>
      <w:r>
        <w:t xml:space="preserve">. </w:t>
      </w:r>
    </w:p>
    <w:p w14:paraId="618E9718" w14:textId="2187706D" w:rsidR="00D84A11" w:rsidRDefault="00D84A11" w:rsidP="00D84A11">
      <w:pPr>
        <w:pStyle w:val="Caption"/>
        <w:rPr>
          <w:b w:val="0"/>
          <w:color w:val="3F3F3F"/>
        </w:rPr>
      </w:pPr>
      <w:bookmarkStart w:id="156" w:name="_Ref164687313"/>
      <w:r>
        <w:t xml:space="preserve">Table </w:t>
      </w:r>
      <w:r w:rsidR="00EA3B46">
        <w:fldChar w:fldCharType="begin"/>
      </w:r>
      <w:r w:rsidR="00EA3B46">
        <w:instrText xml:space="preserve"> SEQ Table \* ARABIC </w:instrText>
      </w:r>
      <w:r w:rsidR="00EA3B46">
        <w:fldChar w:fldCharType="separate"/>
      </w:r>
      <w:r w:rsidR="00F30203">
        <w:rPr>
          <w:noProof/>
        </w:rPr>
        <w:t>3</w:t>
      </w:r>
      <w:r w:rsidR="00EA3B46">
        <w:rPr>
          <w:noProof/>
        </w:rPr>
        <w:fldChar w:fldCharType="end"/>
      </w:r>
      <w:bookmarkEnd w:id="156"/>
      <w:r>
        <w:t xml:space="preserve">: Default mitigation </w:t>
      </w:r>
      <w:r w:rsidR="006F5F4F">
        <w:t>effectiveness values</w:t>
      </w:r>
      <w:r>
        <w:t xml:space="preserve"> for each</w:t>
      </w:r>
      <w:r w:rsidR="002626E4">
        <w:t xml:space="preserve"> simplified</w:t>
      </w:r>
      <w:r w:rsidR="0013208A">
        <w:t xml:space="preserve"> </w:t>
      </w:r>
      <w:r w:rsidR="00704CE6">
        <w:t xml:space="preserve">non-pastoral </w:t>
      </w:r>
      <w:r w:rsidR="0013208A">
        <w:t>land use category in the Scenario Builder</w:t>
      </w:r>
      <w:r w:rsidR="00462732">
        <w:t xml:space="preserve"> for Rivers</w:t>
      </w:r>
      <w:r w:rsidR="0013208A">
        <w:t xml:space="preserve"> </w:t>
      </w:r>
      <w:r w:rsidR="00EC1D26">
        <w:t>Web</w:t>
      </w:r>
      <w:r w:rsidR="0013208A">
        <w:t>App</w:t>
      </w:r>
      <w:r>
        <w:rPr>
          <w:rFonts w:ascii="Calibri" w:eastAsia="Calibri" w:hAnsi="Calibri" w:cs="Calibri"/>
          <w:color w:val="3F3F3F"/>
        </w:rPr>
        <w:t>.</w:t>
      </w:r>
    </w:p>
    <w:tbl>
      <w:tblPr>
        <w:tblStyle w:val="TableGrid1"/>
        <w:tblW w:w="9067" w:type="dxa"/>
        <w:tblLayout w:type="fixed"/>
        <w:tblLook w:val="0400" w:firstRow="0" w:lastRow="0" w:firstColumn="0" w:lastColumn="0" w:noHBand="0" w:noVBand="1"/>
      </w:tblPr>
      <w:tblGrid>
        <w:gridCol w:w="3256"/>
        <w:gridCol w:w="992"/>
        <w:gridCol w:w="1134"/>
        <w:gridCol w:w="3685"/>
      </w:tblGrid>
      <w:tr w:rsidR="00E86DDF" w14:paraId="4E90B606" w14:textId="20D46E34" w:rsidTr="009A0E9F">
        <w:tc>
          <w:tcPr>
            <w:tcW w:w="3256" w:type="dxa"/>
            <w:vMerge w:val="restart"/>
            <w:shd w:val="clear" w:color="auto" w:fill="D6ECF0" w:themeFill="text2" w:themeFillTint="33"/>
          </w:tcPr>
          <w:p w14:paraId="36474CF6" w14:textId="123AF4CE" w:rsidR="00E86DDF" w:rsidRPr="009A0E9F" w:rsidRDefault="00E86DDF" w:rsidP="009A0E9F">
            <w:pPr>
              <w:spacing w:before="40" w:after="40" w:line="276" w:lineRule="auto"/>
              <w:rPr>
                <w:b/>
                <w:bCs/>
              </w:rPr>
            </w:pPr>
            <w:r w:rsidRPr="009A0E9F">
              <w:rPr>
                <w:b/>
                <w:bCs/>
              </w:rPr>
              <w:t xml:space="preserve">Simple land use category displayed by </w:t>
            </w:r>
            <w:r w:rsidR="00DF1601">
              <w:rPr>
                <w:b/>
                <w:bCs/>
              </w:rPr>
              <w:t>the Web</w:t>
            </w:r>
            <w:r w:rsidR="009A0E9F">
              <w:rPr>
                <w:b/>
                <w:bCs/>
              </w:rPr>
              <w:t>App</w:t>
            </w:r>
          </w:p>
        </w:tc>
        <w:tc>
          <w:tcPr>
            <w:tcW w:w="2126" w:type="dxa"/>
            <w:gridSpan w:val="2"/>
            <w:shd w:val="clear" w:color="auto" w:fill="D6ECF0" w:themeFill="text2" w:themeFillTint="33"/>
          </w:tcPr>
          <w:p w14:paraId="2846204A" w14:textId="4A67E893" w:rsidR="00E86DDF" w:rsidRPr="009A0E9F" w:rsidRDefault="00E86DDF" w:rsidP="009A0E9F">
            <w:pPr>
              <w:spacing w:before="40" w:after="40" w:line="276" w:lineRule="auto"/>
              <w:rPr>
                <w:b/>
                <w:bCs/>
              </w:rPr>
            </w:pPr>
            <w:r w:rsidRPr="009A0E9F">
              <w:rPr>
                <w:b/>
                <w:bCs/>
              </w:rPr>
              <w:t xml:space="preserve">Default </w:t>
            </w:r>
            <w:r w:rsidR="008703DC">
              <w:rPr>
                <w:b/>
                <w:bCs/>
              </w:rPr>
              <w:t>m</w:t>
            </w:r>
            <w:r w:rsidRPr="009A0E9F">
              <w:rPr>
                <w:b/>
                <w:bCs/>
              </w:rPr>
              <w:t xml:space="preserve">itigation </w:t>
            </w:r>
            <w:r w:rsidR="008703DC">
              <w:rPr>
                <w:b/>
                <w:bCs/>
              </w:rPr>
              <w:t>e</w:t>
            </w:r>
            <w:r w:rsidRPr="009A0E9F">
              <w:rPr>
                <w:b/>
                <w:bCs/>
              </w:rPr>
              <w:t xml:space="preserve">ffectiveness </w:t>
            </w:r>
            <w:r w:rsidR="008E13DC">
              <w:rPr>
                <w:b/>
                <w:bCs/>
              </w:rPr>
              <w:t>(%)</w:t>
            </w:r>
          </w:p>
        </w:tc>
        <w:tc>
          <w:tcPr>
            <w:tcW w:w="3685" w:type="dxa"/>
            <w:vMerge w:val="restart"/>
            <w:shd w:val="clear" w:color="auto" w:fill="D6ECF0" w:themeFill="text2" w:themeFillTint="33"/>
          </w:tcPr>
          <w:p w14:paraId="1094829B" w14:textId="58429E46" w:rsidR="00E86DDF" w:rsidRPr="009A0E9F" w:rsidRDefault="00E86DDF" w:rsidP="009A0E9F">
            <w:pPr>
              <w:spacing w:before="40" w:after="40" w:line="276" w:lineRule="auto"/>
              <w:rPr>
                <w:b/>
                <w:bCs/>
              </w:rPr>
            </w:pPr>
            <w:r w:rsidRPr="009A0E9F">
              <w:rPr>
                <w:b/>
                <w:bCs/>
              </w:rPr>
              <w:t>Source / comment</w:t>
            </w:r>
          </w:p>
        </w:tc>
      </w:tr>
      <w:tr w:rsidR="00E86DDF" w14:paraId="7BE50D6F" w14:textId="2C633340" w:rsidTr="009A0E9F">
        <w:trPr>
          <w:trHeight w:val="291"/>
        </w:trPr>
        <w:tc>
          <w:tcPr>
            <w:tcW w:w="3256" w:type="dxa"/>
            <w:vMerge/>
          </w:tcPr>
          <w:p w14:paraId="444734A3" w14:textId="77777777" w:rsidR="00E86DDF" w:rsidRDefault="00E86DDF" w:rsidP="009A0E9F">
            <w:pPr>
              <w:spacing w:before="40" w:after="40" w:line="276" w:lineRule="auto"/>
            </w:pPr>
          </w:p>
        </w:tc>
        <w:tc>
          <w:tcPr>
            <w:tcW w:w="992" w:type="dxa"/>
            <w:shd w:val="clear" w:color="auto" w:fill="D6ECF0" w:themeFill="text2" w:themeFillTint="33"/>
          </w:tcPr>
          <w:p w14:paraId="7ABB3B76" w14:textId="40B50124" w:rsidR="00E86DDF" w:rsidRDefault="00E86DDF" w:rsidP="009A0E9F">
            <w:pPr>
              <w:spacing w:before="40" w:after="40" w:line="276" w:lineRule="auto"/>
            </w:pPr>
            <w:r>
              <w:t>N</w:t>
            </w:r>
          </w:p>
        </w:tc>
        <w:tc>
          <w:tcPr>
            <w:tcW w:w="1134" w:type="dxa"/>
            <w:shd w:val="clear" w:color="auto" w:fill="D6ECF0" w:themeFill="text2" w:themeFillTint="33"/>
          </w:tcPr>
          <w:p w14:paraId="3FFF965E" w14:textId="7AF9A654" w:rsidR="00E86DDF" w:rsidRDefault="00E86DDF" w:rsidP="009A0E9F">
            <w:pPr>
              <w:spacing w:before="40" w:after="40" w:line="276" w:lineRule="auto"/>
            </w:pPr>
            <w:r>
              <w:t>P</w:t>
            </w:r>
          </w:p>
        </w:tc>
        <w:tc>
          <w:tcPr>
            <w:tcW w:w="3685" w:type="dxa"/>
            <w:vMerge/>
          </w:tcPr>
          <w:p w14:paraId="74B1E7E7" w14:textId="77777777" w:rsidR="00E86DDF" w:rsidRDefault="00E86DDF" w:rsidP="009A0E9F">
            <w:pPr>
              <w:spacing w:before="40" w:after="40" w:line="276" w:lineRule="auto"/>
            </w:pPr>
          </w:p>
        </w:tc>
      </w:tr>
      <w:tr w:rsidR="00E86DDF" w14:paraId="2E332B7B" w14:textId="7F41B2FC" w:rsidTr="009A0E9F">
        <w:tc>
          <w:tcPr>
            <w:tcW w:w="3256" w:type="dxa"/>
          </w:tcPr>
          <w:p w14:paraId="3D82B7B2" w14:textId="4D968EE8" w:rsidR="00E86DDF" w:rsidRDefault="00E86DDF" w:rsidP="009A0E9F">
            <w:pPr>
              <w:spacing w:before="40" w:after="40" w:line="276" w:lineRule="auto"/>
            </w:pPr>
            <w:r>
              <w:t>Forest</w:t>
            </w:r>
            <w:r w:rsidR="009629E3">
              <w:t>ry</w:t>
            </w:r>
          </w:p>
        </w:tc>
        <w:tc>
          <w:tcPr>
            <w:tcW w:w="992" w:type="dxa"/>
          </w:tcPr>
          <w:p w14:paraId="5ACE0F70" w14:textId="2604E82E" w:rsidR="00E86DDF" w:rsidRDefault="009B61C7" w:rsidP="009A0E9F">
            <w:pPr>
              <w:spacing w:before="40" w:after="40" w:line="276" w:lineRule="auto"/>
            </w:pPr>
            <w:r>
              <w:t>0</w:t>
            </w:r>
          </w:p>
        </w:tc>
        <w:tc>
          <w:tcPr>
            <w:tcW w:w="1134" w:type="dxa"/>
          </w:tcPr>
          <w:p w14:paraId="329F6AF5" w14:textId="254BEA3B" w:rsidR="00E86DDF" w:rsidRDefault="009B61C7" w:rsidP="009A0E9F">
            <w:pPr>
              <w:spacing w:before="40" w:after="40" w:line="276" w:lineRule="auto"/>
            </w:pPr>
            <w:r>
              <w:t>30</w:t>
            </w:r>
          </w:p>
        </w:tc>
        <w:tc>
          <w:tcPr>
            <w:tcW w:w="3685" w:type="dxa"/>
          </w:tcPr>
          <w:p w14:paraId="0E4067EA" w14:textId="15FFE5DB" w:rsidR="00E86DDF" w:rsidRDefault="003812C8" w:rsidP="009A0E9F">
            <w:pPr>
              <w:spacing w:before="40" w:after="40" w:line="276" w:lineRule="auto"/>
            </w:pPr>
            <w:r>
              <w:t>No mitigation expected for nitrogen</w:t>
            </w:r>
            <w:r w:rsidR="002E0546">
              <w:t>.</w:t>
            </w:r>
          </w:p>
          <w:p w14:paraId="167C5FD1" w14:textId="31E5DD8E" w:rsidR="00664EC0" w:rsidRDefault="00AC76AD" w:rsidP="009A0E9F">
            <w:pPr>
              <w:spacing w:before="40" w:after="40" w:line="276" w:lineRule="auto"/>
            </w:pPr>
            <w:r>
              <w:t xml:space="preserve">Edwards and Williard (2010) </w:t>
            </w:r>
            <w:r w:rsidR="000A5DD5">
              <w:t>cite 30-60%</w:t>
            </w:r>
            <w:r w:rsidR="00D80ED6">
              <w:t xml:space="preserve"> reduction in P losses from a range of best management practices. </w:t>
            </w:r>
            <w:r w:rsidR="00B43EFA">
              <w:t>30% selected as the low end of the range given the unknown applicability to NZ context.</w:t>
            </w:r>
          </w:p>
        </w:tc>
      </w:tr>
      <w:tr w:rsidR="00E86DDF" w14:paraId="7E9AEACB" w14:textId="3C74888D" w:rsidTr="009A0E9F">
        <w:tc>
          <w:tcPr>
            <w:tcW w:w="3256" w:type="dxa"/>
          </w:tcPr>
          <w:p w14:paraId="7C17E7D2" w14:textId="608FD572" w:rsidR="007F0277" w:rsidRPr="00690AC9" w:rsidRDefault="007E2416" w:rsidP="00783DF4">
            <w:pPr>
              <w:tabs>
                <w:tab w:val="left" w:pos="873"/>
              </w:tabs>
              <w:spacing w:before="40" w:after="40" w:line="276" w:lineRule="auto"/>
            </w:pPr>
            <w:r>
              <w:t>Short-rotation Crop</w:t>
            </w:r>
          </w:p>
        </w:tc>
        <w:tc>
          <w:tcPr>
            <w:tcW w:w="992" w:type="dxa"/>
          </w:tcPr>
          <w:p w14:paraId="6F4700B9" w14:textId="0EDAF861" w:rsidR="00E86DDF" w:rsidRDefault="003812C8" w:rsidP="009A0E9F">
            <w:pPr>
              <w:spacing w:before="40" w:after="40" w:line="276" w:lineRule="auto"/>
            </w:pPr>
            <w:r>
              <w:t>30</w:t>
            </w:r>
          </w:p>
          <w:p w14:paraId="3C2550D6" w14:textId="432F1A33" w:rsidR="00591931" w:rsidRDefault="00591931" w:rsidP="009A0E9F">
            <w:pPr>
              <w:spacing w:before="40" w:after="40" w:line="276" w:lineRule="auto"/>
            </w:pPr>
          </w:p>
        </w:tc>
        <w:tc>
          <w:tcPr>
            <w:tcW w:w="1134" w:type="dxa"/>
          </w:tcPr>
          <w:p w14:paraId="599F6C51" w14:textId="2A7EE53D" w:rsidR="00E86DDF" w:rsidRDefault="00480387" w:rsidP="009A0E9F">
            <w:pPr>
              <w:spacing w:before="40" w:after="40" w:line="276" w:lineRule="auto"/>
            </w:pPr>
            <w:r>
              <w:t>50</w:t>
            </w:r>
          </w:p>
        </w:tc>
        <w:tc>
          <w:tcPr>
            <w:tcW w:w="3685" w:type="dxa"/>
          </w:tcPr>
          <w:p w14:paraId="7F1749A9" w14:textId="6E7DD962" w:rsidR="00E86DDF" w:rsidRDefault="00DA3310" w:rsidP="009A0E9F">
            <w:pPr>
              <w:spacing w:before="40" w:after="40" w:line="276" w:lineRule="auto"/>
            </w:pPr>
            <w:r>
              <w:t xml:space="preserve">N: </w:t>
            </w:r>
            <w:ins w:id="157" w:author="Olivier Ausseil" w:date="2024-07-03T16:30:00Z">
              <w:del w:id="158" w:author="Laura Keenan" w:date="2024-07-10T11:07:00Z" w16du:dateUtc="2024-07-09T23:07:00Z">
                <w:r w:rsidR="00DB2A13" w:rsidRPr="00EE5852" w:rsidDel="002951D3">
                  <w:delText>M</w:delText>
                </w:r>
              </w:del>
            </w:ins>
            <w:ins w:id="159" w:author="Laura Keenan" w:date="2024-07-10T11:07:00Z" w16du:dateUtc="2024-07-09T23:07:00Z">
              <w:r w:rsidR="002951D3">
                <w:t>m</w:t>
              </w:r>
            </w:ins>
            <w:ins w:id="160" w:author="Olivier Ausseil" w:date="2024-07-03T16:30:00Z">
              <w:r w:rsidR="00DB2A13" w:rsidRPr="00EE5852">
                <w:t>id-point of values reported in Auckland Council (2021)</w:t>
              </w:r>
            </w:ins>
            <w:del w:id="161" w:author="Olivier Ausseil" w:date="2024-07-03T16:30:00Z">
              <w:r w:rsidR="005027EF" w:rsidDel="00DB2A13">
                <w:delText>Arbitrary</w:delText>
              </w:r>
              <w:r w:rsidR="00511AB1" w:rsidDel="00DB2A13">
                <w:delText>,</w:delText>
              </w:r>
              <w:r w:rsidR="00702B3F" w:rsidDel="00DB2A13">
                <w:delText xml:space="preserve"> given diversity of land uses in this category</w:delText>
              </w:r>
            </w:del>
          </w:p>
          <w:p w14:paraId="5DA768D4" w14:textId="20D0007A" w:rsidR="00DA3310" w:rsidRDefault="00DA3310" w:rsidP="009A0E9F">
            <w:pPr>
              <w:spacing w:before="40" w:after="40" w:line="276" w:lineRule="auto"/>
            </w:pPr>
            <w:r>
              <w:t xml:space="preserve">P: </w:t>
            </w:r>
            <w:r w:rsidR="007C3717">
              <w:t>unknown, inferred from potential sediment reductions</w:t>
            </w:r>
            <w:r w:rsidR="00BE548F">
              <w:t xml:space="preserve"> (</w:t>
            </w:r>
            <w:r w:rsidR="00A23196">
              <w:t>Barber, 2014</w:t>
            </w:r>
            <w:r w:rsidR="00BE548F">
              <w:t>)</w:t>
            </w:r>
          </w:p>
        </w:tc>
      </w:tr>
      <w:tr w:rsidR="00C40E72" w14:paraId="285533CC" w14:textId="77777777" w:rsidTr="009A0E9F">
        <w:tc>
          <w:tcPr>
            <w:tcW w:w="3256" w:type="dxa"/>
          </w:tcPr>
          <w:p w14:paraId="38D2FC0B" w14:textId="474F795E" w:rsidR="00C40E72" w:rsidRDefault="00C40E72" w:rsidP="00783DF4">
            <w:pPr>
              <w:tabs>
                <w:tab w:val="left" w:pos="873"/>
              </w:tabs>
              <w:spacing w:before="40" w:after="40"/>
            </w:pPr>
            <w:r>
              <w:t>Perennial crop</w:t>
            </w:r>
          </w:p>
        </w:tc>
        <w:tc>
          <w:tcPr>
            <w:tcW w:w="992" w:type="dxa"/>
          </w:tcPr>
          <w:p w14:paraId="111C04CC" w14:textId="13A8ECE9" w:rsidR="00C40E72" w:rsidRDefault="005D47DD" w:rsidP="009A0E9F">
            <w:pPr>
              <w:spacing w:before="40" w:after="40"/>
            </w:pPr>
            <w:commentRangeStart w:id="162"/>
            <w:r>
              <w:t>15</w:t>
            </w:r>
          </w:p>
        </w:tc>
        <w:tc>
          <w:tcPr>
            <w:tcW w:w="1134" w:type="dxa"/>
          </w:tcPr>
          <w:p w14:paraId="7AF0AE91" w14:textId="718CD8C8" w:rsidR="00C40E72" w:rsidRDefault="005D47DD" w:rsidP="009A0E9F">
            <w:pPr>
              <w:spacing w:before="40" w:after="40"/>
            </w:pPr>
            <w:r>
              <w:t>50</w:t>
            </w:r>
            <w:commentRangeEnd w:id="162"/>
            <w:r w:rsidR="0052776D">
              <w:rPr>
                <w:rStyle w:val="CommentReference"/>
                <w:rFonts w:eastAsia="Calibri" w:cs="Calibri"/>
                <w:lang w:val="en-AU"/>
              </w:rPr>
              <w:commentReference w:id="162"/>
            </w:r>
          </w:p>
        </w:tc>
        <w:tc>
          <w:tcPr>
            <w:tcW w:w="3685" w:type="dxa"/>
          </w:tcPr>
          <w:p w14:paraId="7E65F42C" w14:textId="77777777" w:rsidR="00C40E72" w:rsidRDefault="00C40E72" w:rsidP="009A0E9F">
            <w:pPr>
              <w:spacing w:before="40" w:after="40"/>
            </w:pPr>
          </w:p>
        </w:tc>
      </w:tr>
      <w:tr w:rsidR="00E86DDF" w14:paraId="58CF1FD5" w14:textId="7A6D8486" w:rsidTr="009A0E9F">
        <w:tc>
          <w:tcPr>
            <w:tcW w:w="3256" w:type="dxa"/>
          </w:tcPr>
          <w:p w14:paraId="182E71C6" w14:textId="77777777" w:rsidR="00E86DDF" w:rsidRDefault="00D43AA9" w:rsidP="009A0E9F">
            <w:pPr>
              <w:spacing w:before="40" w:after="40" w:line="276" w:lineRule="auto"/>
            </w:pPr>
            <w:sdt>
              <w:sdtPr>
                <w:tag w:val="goog_rdk_45"/>
                <w:id w:val="-1468267657"/>
              </w:sdtPr>
              <w:sdtEndPr/>
              <w:sdtContent>
                <w:r w:rsidR="00E86DDF">
                  <w:t>Native</w:t>
                </w:r>
              </w:sdtContent>
            </w:sdt>
            <w:r w:rsidR="00E86DDF">
              <w:t xml:space="preserve"> Vegetation</w:t>
            </w:r>
          </w:p>
        </w:tc>
        <w:tc>
          <w:tcPr>
            <w:tcW w:w="992" w:type="dxa"/>
          </w:tcPr>
          <w:p w14:paraId="48CF6E81" w14:textId="413A7D49" w:rsidR="00E86DDF" w:rsidRPr="005921DD" w:rsidRDefault="00E86DDF" w:rsidP="009A0E9F">
            <w:pPr>
              <w:spacing w:before="40" w:after="40" w:line="276" w:lineRule="auto"/>
              <w:rPr>
                <w:sz w:val="24"/>
                <w:szCs w:val="24"/>
              </w:rPr>
            </w:pPr>
            <w:r>
              <w:t>0</w:t>
            </w:r>
          </w:p>
        </w:tc>
        <w:tc>
          <w:tcPr>
            <w:tcW w:w="1134" w:type="dxa"/>
          </w:tcPr>
          <w:p w14:paraId="5177CB25" w14:textId="4FC19AB8" w:rsidR="00E86DDF" w:rsidRDefault="00E86DDF" w:rsidP="009A0E9F">
            <w:pPr>
              <w:spacing w:before="40" w:after="40" w:line="276" w:lineRule="auto"/>
            </w:pPr>
            <w:r>
              <w:t>0</w:t>
            </w:r>
          </w:p>
        </w:tc>
        <w:tc>
          <w:tcPr>
            <w:tcW w:w="3685" w:type="dxa"/>
          </w:tcPr>
          <w:p w14:paraId="5681FE04" w14:textId="4019EAFD" w:rsidR="00E86DDF" w:rsidRDefault="00E86DDF" w:rsidP="009A0E9F">
            <w:pPr>
              <w:spacing w:before="40" w:after="40" w:line="276" w:lineRule="auto"/>
            </w:pPr>
            <w:r>
              <w:t>No mitigation expected</w:t>
            </w:r>
          </w:p>
        </w:tc>
      </w:tr>
      <w:tr w:rsidR="00E86DDF" w14:paraId="40E135F0" w14:textId="53FACAAD" w:rsidTr="009A0E9F">
        <w:tc>
          <w:tcPr>
            <w:tcW w:w="3256" w:type="dxa"/>
          </w:tcPr>
          <w:p w14:paraId="1D050779" w14:textId="77777777" w:rsidR="00E86DDF" w:rsidRDefault="00E86DDF" w:rsidP="009A0E9F">
            <w:pPr>
              <w:spacing w:before="40" w:after="40" w:line="276" w:lineRule="auto"/>
            </w:pPr>
            <w:r>
              <w:t>Other</w:t>
            </w:r>
          </w:p>
        </w:tc>
        <w:tc>
          <w:tcPr>
            <w:tcW w:w="992" w:type="dxa"/>
          </w:tcPr>
          <w:p w14:paraId="64FC5F4F" w14:textId="5AD06695" w:rsidR="00E86DDF" w:rsidRDefault="00E86DDF" w:rsidP="009A0E9F">
            <w:pPr>
              <w:spacing w:before="40" w:after="40" w:line="276" w:lineRule="auto"/>
            </w:pPr>
            <w:r>
              <w:t>0</w:t>
            </w:r>
          </w:p>
        </w:tc>
        <w:tc>
          <w:tcPr>
            <w:tcW w:w="1134" w:type="dxa"/>
          </w:tcPr>
          <w:p w14:paraId="0A219F47" w14:textId="455D370E" w:rsidR="00E86DDF" w:rsidRDefault="00E86DDF" w:rsidP="009A0E9F">
            <w:pPr>
              <w:spacing w:before="40" w:after="40" w:line="276" w:lineRule="auto"/>
            </w:pPr>
            <w:r>
              <w:t>0</w:t>
            </w:r>
          </w:p>
        </w:tc>
        <w:tc>
          <w:tcPr>
            <w:tcW w:w="3685" w:type="dxa"/>
          </w:tcPr>
          <w:p w14:paraId="573E25EA" w14:textId="61D086C4" w:rsidR="00E86DDF" w:rsidRDefault="00E86DDF" w:rsidP="009A0E9F">
            <w:pPr>
              <w:spacing w:before="40" w:after="40" w:line="276" w:lineRule="auto"/>
            </w:pPr>
            <w:r>
              <w:t>No mitigation expected</w:t>
            </w:r>
          </w:p>
        </w:tc>
      </w:tr>
      <w:sdt>
        <w:sdtPr>
          <w:rPr>
            <w:rFonts w:eastAsia="Calibri" w:cs="Calibri"/>
            <w:lang w:val="en-AU"/>
          </w:rPr>
          <w:tag w:val="goog_rdk_52"/>
          <w:id w:val="-1791343760"/>
        </w:sdtPr>
        <w:sdtEndPr/>
        <w:sdtContent>
          <w:tr w:rsidR="00E86DDF" w14:paraId="671F13C8" w14:textId="06415E66" w:rsidTr="009A0E9F">
            <w:tc>
              <w:tcPr>
                <w:tcW w:w="3256" w:type="dxa"/>
              </w:tcPr>
              <w:sdt>
                <w:sdtPr>
                  <w:tag w:val="goog_rdk_54"/>
                  <w:id w:val="1624807460"/>
                </w:sdtPr>
                <w:sdtEndPr/>
                <w:sdtContent>
                  <w:p w14:paraId="1ADF02AB" w14:textId="77777777" w:rsidR="00E86DDF" w:rsidRDefault="00D43AA9" w:rsidP="009A0E9F">
                    <w:pPr>
                      <w:spacing w:before="40" w:after="40" w:line="276" w:lineRule="auto"/>
                    </w:pPr>
                    <w:sdt>
                      <w:sdtPr>
                        <w:tag w:val="goog_rdk_53"/>
                        <w:id w:val="90210106"/>
                      </w:sdtPr>
                      <w:sdtEndPr/>
                      <w:sdtContent>
                        <w:r w:rsidR="00E86DDF">
                          <w:t>Urban</w:t>
                        </w:r>
                      </w:sdtContent>
                    </w:sdt>
                  </w:p>
                </w:sdtContent>
              </w:sdt>
            </w:tc>
            <w:tc>
              <w:tcPr>
                <w:tcW w:w="992" w:type="dxa"/>
              </w:tcPr>
              <w:p w14:paraId="787622B9" w14:textId="07FC4ABC" w:rsidR="00E86DDF" w:rsidRDefault="00E86DDF" w:rsidP="009A0E9F">
                <w:pPr>
                  <w:spacing w:before="40" w:after="40" w:line="276" w:lineRule="auto"/>
                </w:pPr>
                <w:r>
                  <w:t>0</w:t>
                </w:r>
              </w:p>
            </w:tc>
            <w:tc>
              <w:tcPr>
                <w:tcW w:w="1134" w:type="dxa"/>
              </w:tcPr>
              <w:p w14:paraId="52A90AB3" w14:textId="74CBB149" w:rsidR="00E86DDF" w:rsidRDefault="00E86DDF" w:rsidP="009A0E9F">
                <w:pPr>
                  <w:spacing w:before="40" w:after="40" w:line="276" w:lineRule="auto"/>
                </w:pPr>
                <w:r>
                  <w:t>0</w:t>
                </w:r>
              </w:p>
            </w:tc>
            <w:tc>
              <w:tcPr>
                <w:tcW w:w="3685" w:type="dxa"/>
              </w:tcPr>
              <w:p w14:paraId="14CF211C" w14:textId="37414AD5" w:rsidR="00E86DDF" w:rsidRDefault="00E86DDF" w:rsidP="009A0E9F">
                <w:pPr>
                  <w:spacing w:before="40" w:after="40" w:line="276" w:lineRule="auto"/>
                </w:pPr>
                <w:r>
                  <w:t>Unknown / undocumented N and P mitigation options</w:t>
                </w:r>
              </w:p>
            </w:tc>
          </w:tr>
        </w:sdtContent>
      </w:sdt>
    </w:tbl>
    <w:p w14:paraId="7AC6D0FB" w14:textId="77777777" w:rsidR="00E72E20" w:rsidRDefault="00E72E20" w:rsidP="003B3B96">
      <w:pPr>
        <w:rPr>
          <w:sz w:val="16"/>
          <w:szCs w:val="16"/>
        </w:rPr>
      </w:pPr>
    </w:p>
    <w:p w14:paraId="7F0F6700" w14:textId="77777777" w:rsidR="00E72E20" w:rsidRDefault="00E72E20" w:rsidP="003B3B96">
      <w:pPr>
        <w:rPr>
          <w:sz w:val="16"/>
          <w:szCs w:val="16"/>
        </w:rPr>
      </w:pPr>
    </w:p>
    <w:p w14:paraId="58077A9A" w14:textId="77777777" w:rsidR="00E72E20" w:rsidRPr="00E72E20" w:rsidRDefault="00E72E20" w:rsidP="003B3B96">
      <w:pPr>
        <w:rPr>
          <w:sz w:val="16"/>
          <w:szCs w:val="16"/>
        </w:rPr>
      </w:pPr>
    </w:p>
    <w:p w14:paraId="000000A0" w14:textId="5207E25A" w:rsidR="009B5B77" w:rsidRDefault="0083587F" w:rsidP="00207F33">
      <w:pPr>
        <w:pStyle w:val="Heading3"/>
      </w:pPr>
      <w:bookmarkStart w:id="163" w:name="_Toc174707645"/>
      <w:r>
        <w:lastRenderedPageBreak/>
        <w:t xml:space="preserve">Estimating total current </w:t>
      </w:r>
      <w:r w:rsidR="006E44A8">
        <w:t xml:space="preserve">nutrient </w:t>
      </w:r>
      <w:r>
        <w:t>loss</w:t>
      </w:r>
      <w:bookmarkEnd w:id="163"/>
    </w:p>
    <w:p w14:paraId="000000A1" w14:textId="38E3D033" w:rsidR="009B5B77" w:rsidRDefault="0083587F">
      <w:r>
        <w:t>The current total nitrogen and total phosphorus loss rate</w:t>
      </w:r>
      <w:r w:rsidR="00D87B2D">
        <w:t>s</w:t>
      </w:r>
      <w:r>
        <w:t xml:space="preserve"> in the catchment of a monitoring site </w:t>
      </w:r>
      <w:r w:rsidR="00DB6609">
        <w:t xml:space="preserve">are </w:t>
      </w:r>
      <w:r>
        <w:t>calculated as the sum of the products of land use category areas and loss rates as shown by Equation 3:</w:t>
      </w:r>
    </w:p>
    <w:p w14:paraId="67551FC4" w14:textId="77777777" w:rsidR="005921DD" w:rsidRDefault="005921DD"/>
    <w:p w14:paraId="000000A2" w14:textId="4F1899FC" w:rsidR="009B5B77" w:rsidRDefault="007C0F5D" w:rsidP="00E250EA">
      <w:pPr>
        <w:pBdr>
          <w:top w:val="nil"/>
          <w:left w:val="nil"/>
          <w:bottom w:val="nil"/>
          <w:right w:val="nil"/>
          <w:between w:val="nil"/>
        </w:pBdr>
        <w:spacing w:after="240" w:line="240" w:lineRule="auto"/>
        <w:jc w:val="center"/>
        <w:rPr>
          <w:b/>
          <w:color w:val="3F3F3F"/>
        </w:rPr>
      </w:pPr>
      <m:oMath>
        <m:r>
          <m:rPr>
            <m:sty m:val="bi"/>
          </m:rPr>
          <w:rPr>
            <w:rFonts w:ascii="Cambria Math" w:eastAsia="Cambria Math" w:hAnsi="Cambria Math" w:cs="Cambria Math"/>
            <w:color w:val="3F3F3F"/>
          </w:rPr>
          <m:t xml:space="preserve">Total current loss= </m:t>
        </m:r>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j=1</m:t>
            </m:r>
          </m:sub>
          <m:sup>
            <m:r>
              <m:rPr>
                <m:sty m:val="bi"/>
              </m:rPr>
              <w:rPr>
                <w:rFonts w:ascii="Cambria Math" w:eastAsia="Cambria Math" w:hAnsi="Cambria Math" w:cs="Cambria Math"/>
                <w:color w:val="3F3F3F"/>
              </w:rPr>
              <m:t>n</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 rate</m:t>
            </m:r>
          </m:e>
          <m:sub>
            <m:r>
              <m:rPr>
                <m:sty m:val="bi"/>
              </m:rPr>
              <w:rPr>
                <w:rFonts w:ascii="Cambria Math" w:eastAsia="Cambria Math" w:hAnsi="Cambria Math" w:cs="Cambria Math"/>
                <w:color w:val="3F3F3F"/>
              </w:rPr>
              <m:t>j</m:t>
            </m:r>
          </m:sub>
        </m:sSub>
      </m:oMath>
      <w:r w:rsidR="00DF43D7">
        <w:rPr>
          <w:b/>
          <w:color w:val="3F3F3F"/>
        </w:rPr>
        <w:t xml:space="preserve"> </w:t>
      </w:r>
      <w:r w:rsidR="00DF43D7">
        <w:rPr>
          <w:b/>
          <w:color w:val="3F3F3F"/>
        </w:rPr>
        <w:tab/>
      </w:r>
      <w:r w:rsidR="005921DD">
        <w:rPr>
          <w:b/>
          <w:color w:val="3F3F3F"/>
        </w:rPr>
        <w:tab/>
      </w:r>
      <w:r w:rsidR="00DF43D7">
        <w:rPr>
          <w:b/>
          <w:color w:val="3F3F3F"/>
        </w:rPr>
        <w:t>Equation 3</w:t>
      </w:r>
    </w:p>
    <w:p w14:paraId="1086BD15" w14:textId="77777777" w:rsidR="005921DD" w:rsidRDefault="005921DD"/>
    <w:p w14:paraId="41562C3B" w14:textId="68D4179A" w:rsidR="005921DD" w:rsidRDefault="0083587F">
      <w:r>
        <w:t xml:space="preserve">Where </w:t>
      </w:r>
      <m:oMath>
        <m:r>
          <w:rPr>
            <w:rFonts w:ascii="Cambria Math" w:eastAsia="Cambria Math" w:hAnsi="Cambria Math" w:cs="Cambria Math"/>
          </w:rPr>
          <m:t>Total current loss</m:t>
        </m:r>
      </m:oMath>
      <w:r>
        <w:t xml:space="preserve"> is a mass per unit time (kg</w:t>
      </w:r>
      <w:r w:rsidR="00A56597">
        <w:t>/</w:t>
      </w:r>
      <w:r>
        <w:t xml:space="preserve">year), </w:t>
      </w:r>
      <m:oMath>
        <m:sSub>
          <m:sSubPr>
            <m:ctrlPr>
              <w:rPr>
                <w:rFonts w:ascii="Cambria Math" w:eastAsia="Cambria Math" w:hAnsi="Cambria Math" w:cs="Cambria Math"/>
              </w:rPr>
            </m:ctrlPr>
          </m:sSubPr>
          <m:e>
            <m:r>
              <w:rPr>
                <w:rFonts w:ascii="Cambria Math" w:eastAsia="Cambria Math" w:hAnsi="Cambria Math" w:cs="Cambria Math"/>
              </w:rPr>
              <m:t>Area</m:t>
            </m:r>
          </m:e>
          <m:sub>
            <m:r>
              <w:rPr>
                <w:rFonts w:ascii="Cambria Math" w:eastAsia="Cambria Math" w:hAnsi="Cambria Math" w:cs="Cambria Math"/>
              </w:rPr>
              <m:t>j</m:t>
            </m:r>
          </m:sub>
        </m:sSub>
      </m:oMath>
      <w:r>
        <w:t xml:space="preserve"> is the area of the </w:t>
      </w:r>
      <w:proofErr w:type="spellStart"/>
      <w:r w:rsidRPr="001A4D2A">
        <w:rPr>
          <w:i/>
          <w:iCs/>
        </w:rPr>
        <w:t>j</w:t>
      </w:r>
      <w:r>
        <w:rPr>
          <w:vertAlign w:val="superscript"/>
        </w:rPr>
        <w:t>th</w:t>
      </w:r>
      <w:proofErr w:type="spellEnd"/>
      <w:r>
        <w:t xml:space="preserve"> land use category, and </w:t>
      </w:r>
      <m:oMath>
        <m:sSub>
          <m:sSubPr>
            <m:ctrlPr>
              <w:rPr>
                <w:rFonts w:ascii="Cambria Math" w:eastAsia="Cambria Math" w:hAnsi="Cambria Math" w:cs="Cambria Math"/>
              </w:rPr>
            </m:ctrlPr>
          </m:sSubPr>
          <m:e>
            <m:r>
              <w:rPr>
                <w:rFonts w:ascii="Cambria Math" w:eastAsia="Cambria Math" w:hAnsi="Cambria Math" w:cs="Cambria Math"/>
              </w:rPr>
              <m:t>Loss rate</m:t>
            </m:r>
          </m:e>
          <m:sub>
            <m:r>
              <w:rPr>
                <w:rFonts w:ascii="Cambria Math" w:eastAsia="Cambria Math" w:hAnsi="Cambria Math" w:cs="Cambria Math"/>
              </w:rPr>
              <m:t>j</m:t>
            </m:r>
          </m:sub>
        </m:sSub>
      </m:oMath>
      <w:r w:rsidR="00E83972">
        <w:t xml:space="preserve"> </w:t>
      </w:r>
      <w:r>
        <w:t xml:space="preserve">is the current loss rate of the </w:t>
      </w:r>
      <w:proofErr w:type="spellStart"/>
      <w:r w:rsidRPr="001A4D2A">
        <w:rPr>
          <w:i/>
          <w:iCs/>
        </w:rPr>
        <w:t>j</w:t>
      </w:r>
      <w:r>
        <w:rPr>
          <w:vertAlign w:val="superscript"/>
        </w:rPr>
        <w:t>th</w:t>
      </w:r>
      <w:proofErr w:type="spellEnd"/>
      <w:r>
        <w:t xml:space="preserve"> land use category. </w:t>
      </w:r>
    </w:p>
    <w:p w14:paraId="05EAE82F" w14:textId="77777777" w:rsidR="00681FB7" w:rsidRDefault="0083587F">
      <w:r>
        <w:t xml:space="preserve">The contribution of each land use category to the </w:t>
      </w:r>
      <m:oMath>
        <m:r>
          <w:rPr>
            <w:rFonts w:ascii="Cambria Math" w:eastAsia="Cambria Math" w:hAnsi="Cambria Math" w:cs="Cambria Math"/>
          </w:rPr>
          <m:t>Total current loss</m:t>
        </m:r>
      </m:oMath>
      <w:r>
        <w:t xml:space="preserve"> at each monitoring site is calculated as</w:t>
      </w:r>
      <w:r w:rsidR="000643A8">
        <w:t>:</w:t>
      </w:r>
    </w:p>
    <w:p w14:paraId="05E2F9F6" w14:textId="77777777" w:rsidR="00CC0BDE" w:rsidRDefault="0083587F" w:rsidP="00CC0BDE">
      <w:r>
        <w:t xml:space="preserve"> </w:t>
      </w:r>
    </w:p>
    <w:p w14:paraId="000000A4" w14:textId="6F28E773" w:rsidR="009B5B77" w:rsidRPr="00CC0BDE" w:rsidRDefault="00D43AA9" w:rsidP="00FF193F">
      <w:pPr>
        <w:jc w:val="center"/>
      </w:pPr>
      <m:oMath>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Current</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load</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contribution</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 xml:space="preserve">= </m:t>
        </m:r>
        <m:f>
          <m:fPr>
            <m:ctrlPr>
              <w:rPr>
                <w:rFonts w:ascii="Cambria Math" w:eastAsia="Cambria Math" w:hAnsi="Cambria Math" w:cs="Cambria Math"/>
                <w:b/>
                <w:color w:val="3F3F3F"/>
              </w:rPr>
            </m:ctrlPr>
          </m:fPr>
          <m:num>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rate</m:t>
                </m:r>
              </m:e>
              <m:sub>
                <m:r>
                  <m:rPr>
                    <m:sty m:val="bi"/>
                  </m:rPr>
                  <w:rPr>
                    <w:rFonts w:ascii="Cambria Math" w:eastAsia="Cambria Math" w:hAnsi="Cambria Math" w:cs="Cambria Math"/>
                    <w:color w:val="3F3F3F"/>
                  </w:rPr>
                  <m:t>j</m:t>
                </m:r>
              </m:sub>
            </m:sSub>
          </m:num>
          <m:den>
            <m:r>
              <m:rPr>
                <m:sty m:val="bi"/>
              </m:rPr>
              <w:rPr>
                <w:rFonts w:ascii="Cambria Math" w:eastAsia="Cambria Math" w:hAnsi="Cambria Math" w:cs="Cambria Math"/>
                <w:color w:val="3F3F3F"/>
              </w:rPr>
              <m:t>Total</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current</m:t>
            </m:r>
            <m:r>
              <m:rPr>
                <m:sty m:val="bi"/>
              </m:rPr>
              <w:rPr>
                <w:rFonts w:ascii="Cambria Math" w:eastAsia="Cambria Math" w:hAnsi="Cambria Math" w:cs="Cambria Math"/>
                <w:color w:val="3F3F3F"/>
              </w:rPr>
              <m:t xml:space="preserve"> </m:t>
            </m:r>
            <m:r>
              <m:rPr>
                <m:sty m:val="bi"/>
              </m:rPr>
              <w:rPr>
                <w:rFonts w:ascii="Cambria Math" w:eastAsia="Cambria Math" w:hAnsi="Cambria Math" w:cs="Cambria Math"/>
                <w:color w:val="3F3F3F"/>
              </w:rPr>
              <m:t>loss</m:t>
            </m:r>
            <m:r>
              <m:rPr>
                <m:sty m:val="bi"/>
              </m:rPr>
              <w:rPr>
                <w:rFonts w:ascii="Cambria Math" w:eastAsia="Cambria Math" w:hAnsi="Cambria Math" w:cs="Cambria Math"/>
                <w:color w:val="3F3F3F"/>
              </w:rPr>
              <m:t xml:space="preserve"> </m:t>
            </m:r>
          </m:den>
        </m:f>
        <m:r>
          <m:rPr>
            <m:sty m:val="bi"/>
          </m:rPr>
          <w:rPr>
            <w:rFonts w:ascii="Cambria Math" w:eastAsia="Cambria Math" w:hAnsi="Cambria Math" w:cs="Cambria Math"/>
            <w:color w:val="3F3F3F"/>
          </w:rPr>
          <m:t>×</m:t>
        </m:r>
        <m:r>
          <m:rPr>
            <m:sty m:val="bi"/>
          </m:rPr>
          <w:rPr>
            <w:rFonts w:ascii="Cambria Math" w:eastAsia="Cambria Math" w:hAnsi="Cambria Math" w:cs="Cambria Math"/>
            <w:color w:val="3F3F3F"/>
          </w:rPr>
          <m:t>100</m:t>
        </m:r>
        <m:r>
          <m:rPr>
            <m:sty m:val="bi"/>
          </m:rPr>
          <w:rPr>
            <w:rFonts w:ascii="Cambria Math" w:eastAsia="Cambria Math" w:hAnsi="Cambria Math" w:cs="Cambria Math"/>
            <w:color w:val="3F3F3F"/>
          </w:rPr>
          <m:t>%</m:t>
        </m:r>
      </m:oMath>
      <w:r w:rsidR="00DF43D7">
        <w:rPr>
          <w:b/>
          <w:color w:val="3F3F3F"/>
        </w:rPr>
        <w:t xml:space="preserve"> </w:t>
      </w:r>
      <w:r w:rsidR="00DF43D7">
        <w:rPr>
          <w:b/>
          <w:color w:val="3F3F3F"/>
        </w:rPr>
        <w:tab/>
      </w:r>
      <w:r w:rsidR="00DF43D7">
        <w:rPr>
          <w:b/>
          <w:color w:val="3F3F3F"/>
        </w:rPr>
        <w:tab/>
        <w:t>Equation 4</w:t>
      </w:r>
    </w:p>
    <w:p w14:paraId="620C7259" w14:textId="77777777" w:rsidR="005921DD" w:rsidRDefault="005921DD"/>
    <w:p w14:paraId="000000A5" w14:textId="523760FD" w:rsidR="009B5B77" w:rsidRDefault="0083587F">
      <w:r>
        <w:t xml:space="preserve">where </w:t>
      </w:r>
      <m:oMath>
        <m:sSub>
          <m:sSubPr>
            <m:ctrlPr>
              <w:rPr>
                <w:rFonts w:ascii="Cambria Math" w:eastAsia="Cambria Math" w:hAnsi="Cambria Math" w:cs="Cambria Math"/>
              </w:rPr>
            </m:ctrlPr>
          </m:sSubPr>
          <m:e>
            <m:r>
              <w:rPr>
                <w:rFonts w:ascii="Cambria Math" w:eastAsia="Cambria Math" w:hAnsi="Cambria Math" w:cs="Cambria Math"/>
              </w:rPr>
              <m:t>Current load contribution</m:t>
            </m:r>
          </m:e>
          <m:sub>
            <m:r>
              <w:rPr>
                <w:rFonts w:ascii="Cambria Math" w:eastAsia="Cambria Math" w:hAnsi="Cambria Math" w:cs="Cambria Math"/>
              </w:rPr>
              <m:t>j</m:t>
            </m:r>
          </m:sub>
        </m:sSub>
        <m:r>
          <w:rPr>
            <w:rFonts w:ascii="Cambria Math" w:eastAsia="Cambria Math" w:hAnsi="Cambria Math" w:cs="Cambria Math"/>
          </w:rPr>
          <m:t xml:space="preserve"> </m:t>
        </m:r>
      </m:oMath>
      <w:r>
        <w:t xml:space="preserve">is the contribution of the </w:t>
      </w:r>
      <w:proofErr w:type="spellStart"/>
      <w:r w:rsidRPr="001A4D2A">
        <w:rPr>
          <w:i/>
          <w:iCs/>
        </w:rPr>
        <w:t>j</w:t>
      </w:r>
      <w:r>
        <w:rPr>
          <w:vertAlign w:val="superscript"/>
        </w:rPr>
        <w:t>th</w:t>
      </w:r>
      <w:proofErr w:type="spellEnd"/>
      <w:r>
        <w:t xml:space="preserve"> land use category to the </w:t>
      </w:r>
      <m:oMath>
        <m:r>
          <w:rPr>
            <w:rFonts w:ascii="Cambria Math" w:eastAsia="Cambria Math" w:hAnsi="Cambria Math" w:cs="Cambria Math"/>
          </w:rPr>
          <m:t>Total current loss</m:t>
        </m:r>
      </m:oMath>
      <w:r>
        <w:t xml:space="preserve"> (%) of total nitrogen or total phosphorus. </w:t>
      </w:r>
    </w:p>
    <w:p w14:paraId="000000A6" w14:textId="1BD872FC" w:rsidR="009B5B77" w:rsidRDefault="0083587F" w:rsidP="00900D82">
      <w:pPr>
        <w:pStyle w:val="Heading3"/>
      </w:pPr>
      <w:bookmarkStart w:id="164" w:name="_Toc174707646"/>
      <w:r>
        <w:t xml:space="preserve">Estimating the total scenario </w:t>
      </w:r>
      <w:r w:rsidR="006E44A8">
        <w:t xml:space="preserve">nutrient </w:t>
      </w:r>
      <w:r>
        <w:t>loss</w:t>
      </w:r>
      <w:bookmarkEnd w:id="164"/>
    </w:p>
    <w:p w14:paraId="000000A7" w14:textId="3D93B4E2" w:rsidR="009B5B77" w:rsidRDefault="0083587F">
      <w:r>
        <w:t>For a scenario in which</w:t>
      </w:r>
      <w:r w:rsidR="00C45FE7">
        <w:t xml:space="preserve"> mitigation of current total </w:t>
      </w:r>
      <w:r w:rsidR="00085A6A">
        <w:t xml:space="preserve">nitrogen or phosphorus </w:t>
      </w:r>
      <w:r w:rsidR="00C45FE7">
        <w:t xml:space="preserve">loss </w:t>
      </w:r>
      <w:r w:rsidR="00D704EF">
        <w:t xml:space="preserve">from </w:t>
      </w:r>
      <w:r>
        <w:t xml:space="preserve">one or more land use categories in the catchment of a monitoring site </w:t>
      </w:r>
      <w:r w:rsidR="00C2154F">
        <w:t>occurs</w:t>
      </w:r>
      <w:r>
        <w:t xml:space="preserve">, the total scenario loss rate is calculated </w:t>
      </w:r>
      <w:r w:rsidR="008E4AFE">
        <w:t>as</w:t>
      </w:r>
      <w:r>
        <w:t>:</w:t>
      </w:r>
    </w:p>
    <w:p w14:paraId="27D0795E" w14:textId="77777777" w:rsidR="005921DD" w:rsidRDefault="005921DD"/>
    <w:p w14:paraId="000000A8" w14:textId="4D73542A" w:rsidR="009B5B77" w:rsidRDefault="007C0F5D">
      <w:pPr>
        <w:pBdr>
          <w:top w:val="nil"/>
          <w:left w:val="nil"/>
          <w:bottom w:val="nil"/>
          <w:right w:val="nil"/>
          <w:between w:val="nil"/>
        </w:pBdr>
        <w:spacing w:after="240" w:line="240" w:lineRule="auto"/>
        <w:jc w:val="center"/>
        <w:rPr>
          <w:b/>
          <w:color w:val="3F3F3F"/>
        </w:rPr>
      </w:pPr>
      <m:oMath>
        <m:r>
          <m:rPr>
            <m:sty m:val="bi"/>
          </m:rPr>
          <w:rPr>
            <w:rFonts w:ascii="Cambria Math" w:eastAsia="Cambria Math" w:hAnsi="Cambria Math" w:cs="Cambria Math"/>
            <w:color w:val="3F3F3F"/>
          </w:rPr>
          <m:t xml:space="preserve">Total scenario loss= </m:t>
        </m:r>
        <m:nary>
          <m:naryPr>
            <m:chr m:val="∑"/>
            <m:ctrlPr>
              <w:rPr>
                <w:rFonts w:ascii="Cambria Math" w:eastAsia="Cambria Math" w:hAnsi="Cambria Math" w:cs="Cambria Math"/>
                <w:b/>
                <w:color w:val="3F3F3F"/>
              </w:rPr>
            </m:ctrlPr>
          </m:naryPr>
          <m:sub>
            <m:r>
              <m:rPr>
                <m:sty m:val="bi"/>
              </m:rPr>
              <w:rPr>
                <w:rFonts w:ascii="Cambria Math" w:eastAsia="Cambria Math" w:hAnsi="Cambria Math" w:cs="Cambria Math"/>
                <w:color w:val="3F3F3F"/>
              </w:rPr>
              <m:t>i=1</m:t>
            </m:r>
          </m:sub>
          <m:sup>
            <m:r>
              <m:rPr>
                <m:sty m:val="bi"/>
              </m:rPr>
              <w:rPr>
                <w:rFonts w:ascii="Cambria Math" w:eastAsia="Cambria Math" w:hAnsi="Cambria Math" w:cs="Cambria Math"/>
                <w:color w:val="3F3F3F"/>
              </w:rPr>
              <m:t>n</m:t>
            </m:r>
          </m:sup>
          <m:e/>
        </m:nary>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Area</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sSub>
          <m:sSubPr>
            <m:ctrlPr>
              <w:rPr>
                <w:rFonts w:ascii="Cambria Math" w:eastAsia="Cambria Math" w:hAnsi="Cambria Math" w:cs="Cambria Math"/>
                <w:b/>
                <w:color w:val="3F3F3F"/>
              </w:rPr>
            </m:ctrlPr>
          </m:sSubPr>
          <m:e>
            <m:r>
              <m:rPr>
                <m:sty m:val="bi"/>
              </m:rPr>
              <w:rPr>
                <w:rFonts w:ascii="Cambria Math" w:eastAsia="Cambria Math" w:hAnsi="Cambria Math" w:cs="Cambria Math"/>
                <w:color w:val="3F3F3F"/>
              </w:rPr>
              <m:t>Loss rate</m:t>
            </m:r>
          </m:e>
          <m:sub>
            <m:r>
              <m:rPr>
                <m:sty m:val="bi"/>
              </m:rPr>
              <w:rPr>
                <w:rFonts w:ascii="Cambria Math" w:eastAsia="Cambria Math" w:hAnsi="Cambria Math" w:cs="Cambria Math"/>
                <w:color w:val="3F3F3F"/>
              </w:rPr>
              <m:t>j</m:t>
            </m:r>
          </m:sub>
        </m:sSub>
        <m:r>
          <m:rPr>
            <m:sty m:val="bi"/>
          </m:rPr>
          <w:rPr>
            <w:rFonts w:ascii="Cambria Math" w:eastAsia="Cambria Math" w:hAnsi="Cambria Math" w:cs="Cambria Math"/>
            <w:color w:val="3F3F3F"/>
          </w:rPr>
          <m:t>×</m:t>
        </m:r>
        <m:d>
          <m:dPr>
            <m:ctrlPr>
              <w:rPr>
                <w:rFonts w:ascii="Cambria Math" w:eastAsia="Cambria Math" w:hAnsi="Cambria Math" w:cs="Cambria Math"/>
                <w:b/>
                <w:i/>
                <w:color w:val="3F3F3F"/>
              </w:rPr>
            </m:ctrlPr>
          </m:dPr>
          <m:e>
            <m:r>
              <m:rPr>
                <m:sty m:val="bi"/>
              </m:rPr>
              <w:rPr>
                <w:rFonts w:ascii="Cambria Math" w:eastAsia="Cambria Math" w:hAnsi="Cambria Math" w:cs="Cambria Math"/>
                <w:color w:val="3F3F3F"/>
              </w:rPr>
              <m:t>1-</m:t>
            </m:r>
            <m:sSub>
              <m:sSubPr>
                <m:ctrlPr>
                  <w:rPr>
                    <w:rFonts w:ascii="Cambria Math" w:eastAsia="Cambria Math" w:hAnsi="Cambria Math" w:cs="Cambria Math"/>
                    <w:b/>
                    <w:i/>
                    <w:color w:val="3F3F3F"/>
                  </w:rPr>
                </m:ctrlPr>
              </m:sSubPr>
              <m:e>
                <m:r>
                  <m:rPr>
                    <m:sty m:val="bi"/>
                  </m:rPr>
                  <w:rPr>
                    <w:rFonts w:ascii="Cambria Math" w:eastAsia="Cambria Math" w:hAnsi="Cambria Math" w:cs="Cambria Math"/>
                    <w:color w:val="3F3F3F"/>
                  </w:rPr>
                  <m:t>Mitigation effectiveness</m:t>
                </m:r>
              </m:e>
              <m:sub>
                <m:r>
                  <m:rPr>
                    <m:sty m:val="bi"/>
                  </m:rPr>
                  <w:rPr>
                    <w:rFonts w:ascii="Cambria Math" w:eastAsia="Cambria Math" w:hAnsi="Cambria Math" w:cs="Cambria Math"/>
                    <w:color w:val="3F3F3F"/>
                  </w:rPr>
                  <m:t>j</m:t>
                </m:r>
              </m:sub>
            </m:sSub>
          </m:e>
        </m:d>
        <m:r>
          <m:rPr>
            <m:sty m:val="bi"/>
          </m:rPr>
          <w:rPr>
            <w:rFonts w:ascii="Cambria Math" w:eastAsia="Cambria Math" w:hAnsi="Cambria Math" w:cs="Cambria Math"/>
            <w:color w:val="3F3F3F"/>
          </w:rPr>
          <m:t xml:space="preserve"> </m:t>
        </m:r>
      </m:oMath>
      <w:r w:rsidR="00AC0D21">
        <w:rPr>
          <w:b/>
          <w:color w:val="3F3F3F"/>
        </w:rPr>
        <w:t xml:space="preserve"> </w:t>
      </w:r>
      <w:r w:rsidR="00DF43D7">
        <w:rPr>
          <w:b/>
          <w:color w:val="3F3F3F"/>
        </w:rPr>
        <w:t>Equation 5</w:t>
      </w:r>
    </w:p>
    <w:p w14:paraId="634094B2" w14:textId="77777777" w:rsidR="005921DD" w:rsidRDefault="005921DD"/>
    <w:p w14:paraId="000000A9" w14:textId="08086E14" w:rsidR="009B5B77" w:rsidRDefault="0083587F">
      <w:r>
        <w:t xml:space="preserve">where </w:t>
      </w:r>
      <m:oMath>
        <m:r>
          <w:rPr>
            <w:rFonts w:ascii="Cambria Math" w:eastAsia="Cambria Math" w:hAnsi="Cambria Math" w:cs="Cambria Math"/>
          </w:rPr>
          <m:t>Total scenario loss</m:t>
        </m:r>
      </m:oMath>
      <w:r>
        <w:t xml:space="preserve"> is the catchment loss of total nitrogen or total phosphorus as a mass per unit time (kg</w:t>
      </w:r>
      <w:r w:rsidR="00566F10">
        <w:t>/</w:t>
      </w:r>
      <w:r>
        <w:t xml:space="preserve">year) under the prescribed mitigation scenario and </w:t>
      </w:r>
      <m:oMath>
        <m:sSub>
          <m:sSubPr>
            <m:ctrlPr>
              <w:rPr>
                <w:rFonts w:ascii="Cambria Math" w:eastAsia="Cambria Math" w:hAnsi="Cambria Math" w:cs="Cambria Math"/>
              </w:rPr>
            </m:ctrlPr>
          </m:sSubPr>
          <m:e>
            <m:r>
              <w:rPr>
                <w:rFonts w:ascii="Cambria Math" w:eastAsia="Cambria Math" w:hAnsi="Cambria Math" w:cs="Cambria Math"/>
              </w:rPr>
              <m:t>Mitigation effectiveness</m:t>
            </m:r>
          </m:e>
          <m:sub>
            <m:r>
              <w:rPr>
                <w:rFonts w:ascii="Cambria Math" w:eastAsia="Cambria Math" w:hAnsi="Cambria Math" w:cs="Cambria Math"/>
              </w:rPr>
              <m:t>j</m:t>
            </m:r>
          </m:sub>
        </m:sSub>
      </m:oMath>
      <w:r>
        <w:t xml:space="preserve"> is the assumed reduction in loss rate for the </w:t>
      </w:r>
      <w:proofErr w:type="spellStart"/>
      <w:r w:rsidRPr="00FE78BD">
        <w:rPr>
          <w:i/>
          <w:iCs/>
        </w:rPr>
        <w:t>j</w:t>
      </w:r>
      <w:r>
        <w:rPr>
          <w:vertAlign w:val="superscript"/>
        </w:rPr>
        <w:t>th</w:t>
      </w:r>
      <w:proofErr w:type="spellEnd"/>
      <w:r>
        <w:t xml:space="preserve"> land use category under the mitigation scenario.</w:t>
      </w:r>
    </w:p>
    <w:p w14:paraId="000000AA" w14:textId="79313A69" w:rsidR="009B5B77" w:rsidRDefault="0083587F">
      <w:r>
        <w:t xml:space="preserve">For a scenario </w:t>
      </w:r>
      <w:r w:rsidR="00D6214E">
        <w:t xml:space="preserve">that specifies </w:t>
      </w:r>
      <w:r w:rsidR="00085A6A">
        <w:t xml:space="preserve">mitigation of </w:t>
      </w:r>
      <w:r w:rsidR="002A781E">
        <w:t>nitrogen or phosphorus loss from</w:t>
      </w:r>
      <w:r>
        <w:t xml:space="preserve"> one or more land use categories, and the</w:t>
      </w:r>
      <w:r w:rsidR="004C2326">
        <w:t xml:space="preserve"> proportional</w:t>
      </w:r>
      <w:r>
        <w:t xml:space="preserve"> area of two or more of the land use categories is changed from the current </w:t>
      </w:r>
      <w:r w:rsidR="004C2326">
        <w:t xml:space="preserve">proportional </w:t>
      </w:r>
      <w:r>
        <w:t>area, the total scenario loss is calculated by Equation 5 with the</w:t>
      </w:r>
      <w:r w:rsidR="004C2326">
        <w:t xml:space="preserve"> proportional</w:t>
      </w:r>
      <w:r>
        <w:t xml:space="preserve"> areas of the relevant land use categories changed to that assumed by the scenario.</w:t>
      </w:r>
    </w:p>
    <w:p w14:paraId="000000AB" w14:textId="6D5898FE" w:rsidR="009B5B77" w:rsidRDefault="007B0E85" w:rsidP="00900D82">
      <w:pPr>
        <w:pStyle w:val="Heading3"/>
      </w:pPr>
      <w:bookmarkStart w:id="165" w:name="_Toc174707647"/>
      <w:r>
        <w:t xml:space="preserve">Predicting </w:t>
      </w:r>
      <w:r w:rsidR="005237B6">
        <w:t xml:space="preserve">scenario </w:t>
      </w:r>
      <w:del w:id="166" w:author="Ton Snelder" w:date="2024-08-21T10:44:00Z" w16du:dateUtc="2024-08-20T22:44:00Z">
        <w:r w:rsidR="00997695" w:rsidDel="00E52A2E">
          <w:delText>nutrient concentration</w:delText>
        </w:r>
        <w:r w:rsidR="00695026" w:rsidDel="00E52A2E">
          <w:delText>s</w:delText>
        </w:r>
      </w:del>
      <w:ins w:id="167" w:author="Ton Snelder" w:date="2024-08-21T10:44:00Z" w16du:dateUtc="2024-08-20T22:44:00Z">
        <w:r w:rsidR="00E52A2E">
          <w:t>indicator values for lakes</w:t>
        </w:r>
      </w:ins>
      <w:r w:rsidR="0083587F">
        <w:t xml:space="preserve"> </w:t>
      </w:r>
      <w:del w:id="168" w:author="Ton Snelder" w:date="2024-08-21T10:44:00Z" w16du:dateUtc="2024-08-20T22:44:00Z">
        <w:r w:rsidR="0083587F" w:rsidDel="00E52A2E">
          <w:delText>at monitoring sites</w:delText>
        </w:r>
      </w:del>
      <w:bookmarkEnd w:id="165"/>
    </w:p>
    <w:p w14:paraId="7FABA385" w14:textId="2C82FF42" w:rsidR="004C3DAC" w:rsidRDefault="0083587F">
      <w:pPr>
        <w:rPr>
          <w:ins w:id="169" w:author="Ton Snelder" w:date="2024-08-21T10:51:00Z" w16du:dateUtc="2024-08-20T22:51:00Z"/>
        </w:rPr>
      </w:pPr>
      <w:r>
        <w:t xml:space="preserve">The predicted </w:t>
      </w:r>
      <w:ins w:id="170" w:author="Ton Snelder" w:date="2024-08-21T10:44:00Z" w16du:dateUtc="2024-08-20T22:44:00Z">
        <w:r w:rsidR="00E52A2E">
          <w:t xml:space="preserve">values for the </w:t>
        </w:r>
        <w:r w:rsidR="0063365A">
          <w:t xml:space="preserve">lake indicators </w:t>
        </w:r>
      </w:ins>
      <w:del w:id="171" w:author="Ton Snelder" w:date="2024-08-21T10:44:00Z" w16du:dateUtc="2024-08-20T22:44:00Z">
        <w:r w:rsidR="004353AC" w:rsidDel="0063365A">
          <w:delText xml:space="preserve">nutrient </w:delText>
        </w:r>
        <w:r w:rsidDel="0063365A">
          <w:delText>concentration at a water quality site</w:delText>
        </w:r>
        <w:r w:rsidR="005237B6" w:rsidDel="0063365A">
          <w:delText xml:space="preserve"> </w:delText>
        </w:r>
      </w:del>
      <w:r w:rsidR="005237B6">
        <w:t>for a scenario</w:t>
      </w:r>
      <w:r>
        <w:t xml:space="preserve"> is calculated </w:t>
      </w:r>
      <w:del w:id="172" w:author="Ton Snelder" w:date="2024-08-21T10:45:00Z" w16du:dateUtc="2024-08-20T22:45:00Z">
        <w:r w:rsidDel="004C3DAC">
          <w:delText>in two steps</w:delText>
        </w:r>
      </w:del>
      <w:ins w:id="173" w:author="Ton Snelder" w:date="2024-08-21T10:45:00Z" w16du:dateUtc="2024-08-20T22:45:00Z">
        <w:r w:rsidR="004C3DAC">
          <w:t>as follo</w:t>
        </w:r>
      </w:ins>
      <w:ins w:id="174" w:author="Ton Snelder" w:date="2024-08-21T10:51:00Z" w16du:dateUtc="2024-08-20T22:51:00Z">
        <w:r w:rsidR="00170CC0">
          <w:t>ws.</w:t>
        </w:r>
      </w:ins>
      <w:del w:id="175" w:author="Ton Snelder" w:date="2024-08-21T10:51:00Z" w16du:dateUtc="2024-08-20T22:51:00Z">
        <w:r w:rsidDel="00170CC0">
          <w:delText xml:space="preserve">. </w:delText>
        </w:r>
      </w:del>
    </w:p>
    <w:p w14:paraId="3D2FD59A" w14:textId="77777777" w:rsidR="00560425" w:rsidRDefault="00560425" w:rsidP="00560425">
      <w:pPr>
        <w:pStyle w:val="BodyText"/>
        <w:rPr>
          <w:ins w:id="176" w:author="Ton Snelder" w:date="2024-08-21T10:52:00Z" w16du:dateUtc="2024-08-20T22:52:00Z"/>
        </w:rPr>
      </w:pPr>
      <w:ins w:id="177" w:author="Ton Snelder" w:date="2024-08-21T10:52:00Z" w16du:dateUtc="2024-08-20T22:52:00Z">
        <w:r>
          <w:t>By default, p</w:t>
        </w:r>
        <w:r w:rsidRPr="00C4356B">
          <w:t xml:space="preserve">redictions of in-lake concentrations of TN and TP are made by coupling estimated input loads with empirical lake nutrient loading models of </w:t>
        </w:r>
        <w:r w:rsidRPr="00C4356B">
          <w:fldChar w:fldCharType="begin"/>
        </w:r>
        <w:r>
          <w:instrText xml:space="preserve"> ADDIN ZOTERO_ITEM CSL_CITATION {"citationID":"1izAJOJC","properties":{"formattedCitation":"(Abell {\\i{}et al.} 2019)","plainCitation":"(Abell et al. 2019)","dontUpdate":true,"noteIndex":0},"citationItems":[{"id":1465,"uris":["http://zotero.org/groups/2329384/items/4P53HHIH"],"itemData":{"id":1465,"type":"article-journal","container-title":"Environmental science &amp; technology","issue":"16","note":"publisher: ACS Publications","page":"9439–9452","source":"Google Scholar","title":"Quantifying the Extent of Anthropogenic Eutrophication of Lakes at a National Scale in New Zealand","volume":"53","author":[{"family":"Abell","given":"Jonathan M."},{"family":"Özkundakci","given":"Deniz"},{"family":"Hamilton","given":"David P."},{"family":"Dam-Bates","given":"Paul","non-dropping-particle":"van"},{"family":"Mcdowell","given":"Richard W."}],"issued":{"date-parts":[["2019"]]}}}],"schema":"https://github.com/citation-style-language/schema/raw/master/csl-citation.json"} </w:instrText>
        </w:r>
        <w:r w:rsidRPr="00C4356B">
          <w:fldChar w:fldCharType="separate"/>
        </w:r>
        <w:r w:rsidRPr="00C4356B">
          <w:t>Abell et al. (2019)</w:t>
        </w:r>
        <w:r w:rsidRPr="00C4356B">
          <w:fldChar w:fldCharType="end"/>
        </w:r>
        <w:r w:rsidRPr="00C4356B">
          <w:t xml:space="preserve">. </w:t>
        </w:r>
        <w:r>
          <w:rPr>
            <w:highlight w:val="yellow"/>
          </w:rPr>
          <w:t>Modification to these</w:t>
        </w:r>
        <w:r w:rsidRPr="009D13CF">
          <w:rPr>
            <w:highlight w:val="yellow"/>
          </w:rPr>
          <w:t xml:space="preserve"> models were used in some regions and these are described below.</w:t>
        </w:r>
        <w:r>
          <w:t xml:space="preserve"> </w:t>
        </w:r>
      </w:ins>
    </w:p>
    <w:p w14:paraId="6F223A2D" w14:textId="77777777" w:rsidR="00560425" w:rsidRPr="00C4356B" w:rsidRDefault="00560425" w:rsidP="00560425">
      <w:pPr>
        <w:pStyle w:val="BodyText"/>
        <w:rPr>
          <w:ins w:id="178" w:author="Ton Snelder" w:date="2024-08-21T10:52:00Z" w16du:dateUtc="2024-08-20T22:52:00Z"/>
        </w:rPr>
      </w:pPr>
      <w:ins w:id="179" w:author="Ton Snelder" w:date="2024-08-21T10:52:00Z" w16du:dateUtc="2024-08-20T22:52:00Z">
        <w:r w:rsidRPr="00C4356B">
          <w:t xml:space="preserve">The primary input to the models of </w:t>
        </w:r>
        <w:r w:rsidRPr="00C4356B">
          <w:fldChar w:fldCharType="begin"/>
        </w:r>
        <w:r>
          <w:instrText xml:space="preserve"> ADDIN ZOTERO_ITEM CSL_CITATION {"citationID":"albKYvjA","properties":{"formattedCitation":"(Abell {\\i{}et al.} 2019)","plainCitation":"(Abell et al. 2019)","dontUpdate":true,"noteIndex":0},"citationItems":[{"id":1465,"uris":["http://zotero.org/groups/2329384/items/4P53HHIH"],"itemData":{"id":1465,"type":"article-journal","container-title":"Environmental science &amp; technology","issue":"16","note":"publisher: ACS Publications","page":"9439–9452","source":"Google Scholar","title":"Quantifying the Extent of Anthropogenic Eutrophication of Lakes at a National Scale in New Zealand","volume":"53","author":[{"family":"Abell","given":"Jonathan M."},{"family":"Özkundakci","given":"Deniz"},{"family":"Hamilton","given":"David P."},{"family":"Dam-Bates","given":"Paul","non-dropping-particle":"van"},{"family":"Mcdowell","given":"Richard W."}],"issued":{"date-parts":[["2019"]]}}}],"schema":"https://github.com/citation-style-language/schema/raw/master/csl-citation.json"} </w:instrText>
        </w:r>
        <w:r w:rsidRPr="00C4356B">
          <w:fldChar w:fldCharType="separate"/>
        </w:r>
        <w:r w:rsidRPr="00C4356B">
          <w:t>Abell et al. (2019)</w:t>
        </w:r>
        <w:r w:rsidRPr="00C4356B">
          <w:fldChar w:fldCharType="end"/>
        </w:r>
        <w:r w:rsidRPr="00C4356B">
          <w:t xml:space="preserve"> is the mean flow weighted concentration of TN and TP (hereafter</w:t>
        </w:r>
        <w:r>
          <w:t xml:space="preserve"> </w:t>
        </w:r>
      </w:ins>
      <m:oMath>
        <m:sSub>
          <m:sSubPr>
            <m:ctrlPr>
              <w:ins w:id="180" w:author="Ton Snelder" w:date="2024-08-21T10:52:00Z" w16du:dateUtc="2024-08-20T22:52:00Z">
                <w:rPr>
                  <w:rFonts w:ascii="Cambria Math" w:hAnsi="Cambria Math"/>
                  <w:i/>
                </w:rPr>
              </w:ins>
            </m:ctrlPr>
          </m:sSubPr>
          <m:e>
            <m:r>
              <w:ins w:id="181" w:author="Ton Snelder" w:date="2024-08-21T10:52:00Z" w16du:dateUtc="2024-08-20T22:52:00Z">
                <w:rPr>
                  <w:rFonts w:ascii="Cambria Math" w:hAnsi="Cambria Math"/>
                </w:rPr>
                <m:t>TN</m:t>
              </w:ins>
            </m:r>
          </m:e>
          <m:sub>
            <m:r>
              <w:ins w:id="182" w:author="Ton Snelder" w:date="2024-08-21T10:52:00Z" w16du:dateUtc="2024-08-20T22:52:00Z">
                <w:rPr>
                  <w:rFonts w:ascii="Cambria Math" w:hAnsi="Cambria Math"/>
                </w:rPr>
                <m:t>in</m:t>
              </w:ins>
            </m:r>
          </m:sub>
        </m:sSub>
      </m:oMath>
      <w:ins w:id="183" w:author="Ton Snelder" w:date="2024-08-21T10:52:00Z" w16du:dateUtc="2024-08-20T22:52:00Z">
        <w:r w:rsidRPr="00C4356B">
          <w:t xml:space="preserve"> and </w:t>
        </w:r>
      </w:ins>
      <m:oMath>
        <m:sSub>
          <m:sSubPr>
            <m:ctrlPr>
              <w:ins w:id="184" w:author="Ton Snelder" w:date="2024-08-21T10:52:00Z" w16du:dateUtc="2024-08-20T22:52:00Z">
                <w:rPr>
                  <w:rFonts w:ascii="Cambria Math" w:hAnsi="Cambria Math"/>
                  <w:i/>
                </w:rPr>
              </w:ins>
            </m:ctrlPr>
          </m:sSubPr>
          <m:e>
            <m:r>
              <w:ins w:id="185" w:author="Ton Snelder" w:date="2024-08-21T10:52:00Z" w16du:dateUtc="2024-08-20T22:52:00Z">
                <w:rPr>
                  <w:rFonts w:ascii="Cambria Math" w:hAnsi="Cambria Math"/>
                </w:rPr>
                <m:t>TP</m:t>
              </w:ins>
            </m:r>
          </m:e>
          <m:sub>
            <m:r>
              <w:ins w:id="186" w:author="Ton Snelder" w:date="2024-08-21T10:52:00Z" w16du:dateUtc="2024-08-20T22:52:00Z">
                <w:rPr>
                  <w:rFonts w:ascii="Cambria Math" w:hAnsi="Cambria Math"/>
                </w:rPr>
                <m:t>in</m:t>
              </w:ins>
            </m:r>
          </m:sub>
        </m:sSub>
      </m:oMath>
      <w:ins w:id="187" w:author="Ton Snelder" w:date="2024-08-21T10:52:00Z" w16du:dateUtc="2024-08-20T22:52:00Z">
        <w:r w:rsidRPr="00C4356B">
          <w:t xml:space="preserve">). These values are obtained by dividing the estimated input loads of TN and TP by the mean annual inflow volume. Annual inflow volumes for each lake is obtained from estimates of mean flow made for every segment of the drainage network by </w:t>
        </w:r>
        <w:commentRangeStart w:id="188"/>
        <w:r w:rsidRPr="00C4356B">
          <w:fldChar w:fldCharType="begin"/>
        </w:r>
        <w:r w:rsidRPr="00C4356B">
          <w:instrText xml:space="preserve"> ADDIN ZOTERO_ITEM CSL_CITATION {"citationID":"cYY5PMKF","properties":{"formattedCitation":"(Booker and Woods, 2014)","plainCitation":"(Booker and Woods, 2014)","dontUpdate":true,"noteIndex":0},"citationItems":[{"id":105,"uris":["http://zotero.org/groups/2329384/items/9NRQ7IVC",["http://zotero.org/groups/2329384/items/9NRQ7IVC"]],"itemData":{"id":105,"type":"article-journal","abstract":"Predictions of hydrological regimes at ungauged sites are required for various purposes such as setting environmental flows, assessing availability of water resources or predicting the probability of floods or droughts. Four contrasting methods for estimating mean flow, proportion of flow in February, 7-day mean annual low flow, mean annual high flow, the all-time flow duration curve and the February flow duration curve at ungauged sites across New Zealand were compared. The four methods comprised: (1) an uncalibrated national-coverage physically-based rainfall-runoff model (TopNet); (2) data-driven empirical approaches informed by hydrological theory (Hydrology of Ungauged Catchments); (3) a purely empirically-based machine learning regression model (Random Forests); and (4) correction of the TopNet estimates using flow duration curves estimated using Random Forests. Model performance was assessed through comparison with observed data from 485 gauging stations located across New Zealand. Three model performance metrics were calculated: Nash–Sutcliffe Efficiency, a normalised error index statistic (the ratio of the root mean square error to the standard deviation of observed data) and the percentage bias. Results showed that considerable gains in TopNet model performance could be made when TopNet time-series were corrected using flow duration curves estimated from Random Forests. This improvement in TopNet performance occurred regardless of two different parameterisations of the TopNet model. The Random Forests method provided the best estimates of the flow duration curves and all hydrological indices except mean flow. Mean flow was best estimated using the already published Hydrology of Ungauged Catchments method.","container-title":"Journal of Hydrology","DOI":"10.1016/j.jhydrol.2013.11.007","ISSN":"0022-1694","journalAbbreviation":"Journal of Hydrology","page":"227-239","source":"ScienceDirect","title":"Comparing and combining physically-based and empirically-based approaches for estimating the hydrology of ungauged catchments","volume":"508","author":[{"family":"Booker","given":"D. J."},{"family":"Woods","given":"R. A."}],"issued":{"date-parts":[["2014",1,16]]}}}],"schema":"https://github.com/citation-style-language/schema/raw/master/csl-citation.json"} </w:instrText>
        </w:r>
        <w:r w:rsidRPr="00C4356B">
          <w:fldChar w:fldCharType="separate"/>
        </w:r>
        <w:r w:rsidRPr="00C4356B">
          <w:t>Booker and Woods (2014)</w:t>
        </w:r>
        <w:r w:rsidRPr="00C4356B">
          <w:fldChar w:fldCharType="end"/>
        </w:r>
        <w:r w:rsidRPr="00C4356B">
          <w:t xml:space="preserve">. </w:t>
        </w:r>
        <w:commentRangeEnd w:id="188"/>
        <w:r w:rsidRPr="00C4356B">
          <w:rPr>
            <w:rStyle w:val="CommentReference"/>
            <w:rFonts w:eastAsiaTheme="minorEastAsia"/>
            <w:sz w:val="22"/>
            <w:szCs w:val="22"/>
          </w:rPr>
          <w:commentReference w:id="188"/>
        </w:r>
      </w:ins>
    </w:p>
    <w:p w14:paraId="0F1ECA42" w14:textId="77777777" w:rsidR="00560425" w:rsidRPr="00C4356B" w:rsidRDefault="00560425" w:rsidP="00560425">
      <w:pPr>
        <w:pStyle w:val="BodyText"/>
        <w:rPr>
          <w:ins w:id="189" w:author="Ton Snelder" w:date="2024-08-21T10:52:00Z" w16du:dateUtc="2024-08-20T22:52:00Z"/>
        </w:rPr>
      </w:pPr>
      <w:ins w:id="190" w:author="Ton Snelder" w:date="2024-08-21T10:52:00Z" w16du:dateUtc="2024-08-20T22:52:00Z">
        <w:r>
          <w:lastRenderedPageBreak/>
          <w:t>By default, f</w:t>
        </w:r>
        <w:r w:rsidRPr="00C4356B">
          <w:t xml:space="preserve">or each lake, the in-lake concentration of TN and TP is predicted using the following models from </w:t>
        </w:r>
        <w:r w:rsidRPr="00C4356B">
          <w:fldChar w:fldCharType="begin"/>
        </w:r>
        <w:r>
          <w:instrText xml:space="preserve"> ADDIN ZOTERO_ITEM CSL_CITATION {"citationID":"0KLYGyfq","properties":{"formattedCitation":"(Abell {\\i{}et al.} 2019)","plainCitation":"(Abell et al. 2019)","dontUpdate":true,"noteIndex":0},"citationItems":[{"id":1465,"uris":["http://zotero.org/groups/2329384/items/4P53HHIH"],"itemData":{"id":1465,"type":"article-journal","container-title":"Environmental science &amp; technology","issue":"16","note":"publisher: ACS Publications","page":"9439–9452","source":"Google Scholar","title":"Quantifying the Extent of Anthropogenic Eutrophication of Lakes at a National Scale in New Zealand","volume":"53","author":[{"family":"Abell","given":"Jonathan M."},{"family":"Özkundakci","given":"Deniz"},{"family":"Hamilton","given":"David P."},{"family":"Dam-Bates","given":"Paul","non-dropping-particle":"van"},{"family":"Mcdowell","given":"Richard W."}],"issued":{"date-parts":[["2019"]]}}}],"schema":"https://github.com/citation-style-language/schema/raw/master/csl-citation.json"} </w:instrText>
        </w:r>
        <w:r w:rsidRPr="00C4356B">
          <w:fldChar w:fldCharType="separate"/>
        </w:r>
        <w:r w:rsidRPr="00C4356B">
          <w:t>Abell et al. (2019</w:t>
        </w:r>
        <w:r w:rsidRPr="00C4356B">
          <w:fldChar w:fldCharType="end"/>
        </w:r>
        <w:r w:rsidRPr="00C4356B">
          <w:t>, equation 8 and equation 6):</w:t>
        </w:r>
      </w:ins>
    </w:p>
    <w:p w14:paraId="2B420DD6" w14:textId="77777777" w:rsidR="00560425" w:rsidRPr="00881411" w:rsidRDefault="00D43AA9" w:rsidP="00560425">
      <w:pPr>
        <w:pStyle w:val="BodyText"/>
        <w:jc w:val="center"/>
        <w:rPr>
          <w:ins w:id="191" w:author="Ton Snelder" w:date="2024-08-21T10:52:00Z" w16du:dateUtc="2024-08-20T22:52:00Z"/>
          <w:lang w:val="en-GB"/>
        </w:rPr>
      </w:pPr>
      <m:oMath>
        <m:sSub>
          <m:sSubPr>
            <m:ctrlPr>
              <w:ins w:id="192" w:author="Ton Snelder" w:date="2024-08-21T10:52:00Z" w16du:dateUtc="2024-08-20T22:52:00Z">
                <w:rPr>
                  <w:rFonts w:ascii="Cambria Math" w:hAnsi="Cambria Math"/>
                  <w:i/>
                  <w:lang w:val="en-GB"/>
                </w:rPr>
              </w:ins>
            </m:ctrlPr>
          </m:sSubPr>
          <m:e>
            <m:r>
              <w:ins w:id="193" w:author="Ton Snelder" w:date="2024-08-21T10:52:00Z" w16du:dateUtc="2024-08-20T22:52:00Z">
                <w:rPr>
                  <w:rFonts w:ascii="Cambria Math" w:hAnsi="Cambria Math"/>
                  <w:lang w:val="en-GB"/>
                </w:rPr>
                <m:t>log</m:t>
              </w:ins>
            </m:r>
          </m:e>
          <m:sub>
            <m:r>
              <w:ins w:id="194" w:author="Ton Snelder" w:date="2024-08-21T10:52:00Z" w16du:dateUtc="2024-08-20T22:52:00Z">
                <w:rPr>
                  <w:rFonts w:ascii="Cambria Math" w:hAnsi="Cambria Math"/>
                  <w:lang w:val="en-GB"/>
                </w:rPr>
                <m:t>10</m:t>
              </w:ins>
            </m:r>
          </m:sub>
        </m:sSub>
        <m:d>
          <m:dPr>
            <m:ctrlPr>
              <w:ins w:id="195" w:author="Ton Snelder" w:date="2024-08-21T10:52:00Z" w16du:dateUtc="2024-08-20T22:52:00Z">
                <w:rPr>
                  <w:rFonts w:ascii="Cambria Math" w:hAnsi="Cambria Math"/>
                  <w:i/>
                  <w:lang w:val="en-GB"/>
                </w:rPr>
              </w:ins>
            </m:ctrlPr>
          </m:dPr>
          <m:e>
            <m:sSub>
              <m:sSubPr>
                <m:ctrlPr>
                  <w:ins w:id="196" w:author="Ton Snelder" w:date="2024-08-21T10:52:00Z" w16du:dateUtc="2024-08-20T22:52:00Z">
                    <w:rPr>
                      <w:rFonts w:ascii="Cambria Math" w:hAnsi="Cambria Math"/>
                      <w:i/>
                      <w:lang w:val="en-GB"/>
                    </w:rPr>
                  </w:ins>
                </m:ctrlPr>
              </m:sSubPr>
              <m:e>
                <m:r>
                  <w:ins w:id="197" w:author="Ton Snelder" w:date="2024-08-21T10:52:00Z" w16du:dateUtc="2024-08-20T22:52:00Z">
                    <w:rPr>
                      <w:rFonts w:ascii="Cambria Math" w:hAnsi="Cambria Math"/>
                      <w:lang w:val="en-GB"/>
                    </w:rPr>
                    <m:t>TP</m:t>
                  </w:ins>
                </m:r>
              </m:e>
              <m:sub>
                <m:r>
                  <w:ins w:id="198" w:author="Ton Snelder" w:date="2024-08-21T10:52:00Z" w16du:dateUtc="2024-08-20T22:52:00Z">
                    <w:rPr>
                      <w:rFonts w:ascii="Cambria Math" w:hAnsi="Cambria Math"/>
                      <w:lang w:val="en-GB"/>
                    </w:rPr>
                    <m:t>lake</m:t>
                  </w:ins>
                </m:r>
              </m:sub>
            </m:sSub>
          </m:e>
        </m:d>
        <m:r>
          <w:ins w:id="199" w:author="Ton Snelder" w:date="2024-08-21T10:52:00Z" w16du:dateUtc="2024-08-20T22:52:00Z">
            <w:rPr>
              <w:rFonts w:ascii="Cambria Math" w:hAnsi="Cambria Math"/>
              <w:lang w:val="en-GB"/>
            </w:rPr>
            <m:t>=</m:t>
          </w:ins>
        </m:r>
        <m:f>
          <m:fPr>
            <m:ctrlPr>
              <w:ins w:id="200" w:author="Ton Snelder" w:date="2024-08-21T10:52:00Z" w16du:dateUtc="2024-08-20T22:52:00Z">
                <w:rPr>
                  <w:rFonts w:ascii="Cambria Math" w:hAnsi="Cambria Math"/>
                  <w:i/>
                  <w:lang w:val="en-GB"/>
                </w:rPr>
              </w:ins>
            </m:ctrlPr>
          </m:fPr>
          <m:num>
            <m:sSub>
              <m:sSubPr>
                <m:ctrlPr>
                  <w:ins w:id="201" w:author="Ton Snelder" w:date="2024-08-21T10:52:00Z" w16du:dateUtc="2024-08-20T22:52:00Z">
                    <w:rPr>
                      <w:rFonts w:ascii="Cambria Math" w:hAnsi="Cambria Math"/>
                      <w:i/>
                      <w:lang w:val="en-GB"/>
                    </w:rPr>
                  </w:ins>
                </m:ctrlPr>
              </m:sSubPr>
              <m:e>
                <m:r>
                  <w:ins w:id="202" w:author="Ton Snelder" w:date="2024-08-21T10:52:00Z" w16du:dateUtc="2024-08-20T22:52:00Z">
                    <w:rPr>
                      <w:rFonts w:ascii="Cambria Math" w:hAnsi="Cambria Math"/>
                      <w:lang w:val="en-GB"/>
                    </w:rPr>
                    <m:t>log</m:t>
                  </w:ins>
                </m:r>
              </m:e>
              <m:sub>
                <m:r>
                  <w:ins w:id="203" w:author="Ton Snelder" w:date="2024-08-21T10:52:00Z" w16du:dateUtc="2024-08-20T22:52:00Z">
                    <w:rPr>
                      <w:rFonts w:ascii="Cambria Math" w:hAnsi="Cambria Math"/>
                      <w:lang w:val="en-GB"/>
                    </w:rPr>
                    <m:t>10</m:t>
                  </w:ins>
                </m:r>
              </m:sub>
            </m:sSub>
            <m:d>
              <m:dPr>
                <m:ctrlPr>
                  <w:ins w:id="204" w:author="Ton Snelder" w:date="2024-08-21T10:52:00Z" w16du:dateUtc="2024-08-20T22:52:00Z">
                    <w:rPr>
                      <w:rFonts w:ascii="Cambria Math" w:hAnsi="Cambria Math"/>
                      <w:i/>
                      <w:lang w:val="en-GB"/>
                    </w:rPr>
                  </w:ins>
                </m:ctrlPr>
              </m:dPr>
              <m:e>
                <m:sSub>
                  <m:sSubPr>
                    <m:ctrlPr>
                      <w:ins w:id="205" w:author="Ton Snelder" w:date="2024-08-21T10:52:00Z" w16du:dateUtc="2024-08-20T22:52:00Z">
                        <w:rPr>
                          <w:rFonts w:ascii="Cambria Math" w:hAnsi="Cambria Math"/>
                          <w:i/>
                          <w:lang w:val="en-GB"/>
                        </w:rPr>
                      </w:ins>
                    </m:ctrlPr>
                  </m:sSubPr>
                  <m:e>
                    <m:r>
                      <w:ins w:id="206" w:author="Ton Snelder" w:date="2024-08-21T10:52:00Z" w16du:dateUtc="2024-08-20T22:52:00Z">
                        <w:rPr>
                          <w:rFonts w:ascii="Cambria Math" w:hAnsi="Cambria Math"/>
                          <w:lang w:val="en-GB"/>
                        </w:rPr>
                        <m:t>TP</m:t>
                      </w:ins>
                    </m:r>
                  </m:e>
                  <m:sub>
                    <m:r>
                      <w:ins w:id="207" w:author="Ton Snelder" w:date="2024-08-21T10:52:00Z" w16du:dateUtc="2024-08-20T22:52:00Z">
                        <w:rPr>
                          <w:rFonts w:ascii="Cambria Math" w:hAnsi="Cambria Math"/>
                          <w:lang w:val="en-GB"/>
                        </w:rPr>
                        <m:t>in</m:t>
                      </w:ins>
                    </m:r>
                  </m:sub>
                </m:sSub>
              </m:e>
            </m:d>
          </m:num>
          <m:den>
            <m:r>
              <w:ins w:id="208" w:author="Ton Snelder" w:date="2024-08-21T10:52:00Z" w16du:dateUtc="2024-08-20T22:52:00Z">
                <w:rPr>
                  <w:rFonts w:ascii="Cambria Math" w:hAnsi="Cambria Math"/>
                  <w:lang w:val="en-GB"/>
                </w:rPr>
                <m:t>1+</m:t>
              </w:ins>
            </m:r>
            <m:d>
              <m:dPr>
                <m:ctrlPr>
                  <w:ins w:id="209" w:author="Ton Snelder" w:date="2024-08-21T10:52:00Z" w16du:dateUtc="2024-08-20T22:52:00Z">
                    <w:rPr>
                      <w:rFonts w:ascii="Cambria Math" w:hAnsi="Cambria Math"/>
                      <w:i/>
                      <w:lang w:val="en-GB"/>
                    </w:rPr>
                  </w:ins>
                </m:ctrlPr>
              </m:dPr>
              <m:e>
                <m:sSub>
                  <m:sSubPr>
                    <m:ctrlPr>
                      <w:ins w:id="210" w:author="Ton Snelder" w:date="2024-08-21T10:52:00Z" w16du:dateUtc="2024-08-20T22:52:00Z">
                        <w:rPr>
                          <w:rFonts w:ascii="Cambria Math" w:hAnsi="Cambria Math"/>
                          <w:i/>
                          <w:lang w:val="en-GB"/>
                        </w:rPr>
                      </w:ins>
                    </m:ctrlPr>
                  </m:sSubPr>
                  <m:e>
                    <m:r>
                      <w:ins w:id="211" w:author="Ton Snelder" w:date="2024-08-21T10:52:00Z" w16du:dateUtc="2024-08-20T22:52:00Z">
                        <w:rPr>
                          <w:rFonts w:ascii="Cambria Math" w:hAnsi="Cambria Math"/>
                          <w:lang w:val="en-GB"/>
                        </w:rPr>
                        <m:t>k</m:t>
                      </w:ins>
                    </m:r>
                  </m:e>
                  <m:sub>
                    <m:r>
                      <w:ins w:id="212" w:author="Ton Snelder" w:date="2024-08-21T10:52:00Z" w16du:dateUtc="2024-08-20T22:52:00Z">
                        <w:rPr>
                          <w:rFonts w:ascii="Cambria Math" w:hAnsi="Cambria Math"/>
                          <w:lang w:val="en-GB"/>
                        </w:rPr>
                        <m:t>1</m:t>
                      </w:ins>
                    </m:r>
                  </m:sub>
                </m:sSub>
                <m:r>
                  <w:ins w:id="213" w:author="Ton Snelder" w:date="2024-08-21T10:52:00Z" w16du:dateUtc="2024-08-20T22:52:00Z">
                    <w:rPr>
                      <w:rFonts w:ascii="Cambria Math" w:hAnsi="Cambria Math"/>
                      <w:lang w:val="en-GB"/>
                    </w:rPr>
                    <m:t>+∆</m:t>
                  </w:ins>
                </m:r>
                <m:sSub>
                  <m:sSubPr>
                    <m:ctrlPr>
                      <w:ins w:id="214" w:author="Ton Snelder" w:date="2024-08-21T10:52:00Z" w16du:dateUtc="2024-08-20T22:52:00Z">
                        <w:rPr>
                          <w:rFonts w:ascii="Cambria Math" w:hAnsi="Cambria Math"/>
                          <w:i/>
                          <w:lang w:val="en-GB"/>
                        </w:rPr>
                      </w:ins>
                    </m:ctrlPr>
                  </m:sSubPr>
                  <m:e>
                    <m:r>
                      <w:ins w:id="215" w:author="Ton Snelder" w:date="2024-08-21T10:52:00Z" w16du:dateUtc="2024-08-20T22:52:00Z">
                        <w:rPr>
                          <w:rFonts w:ascii="Cambria Math" w:hAnsi="Cambria Math"/>
                          <w:lang w:val="en-GB"/>
                        </w:rPr>
                        <m:t>k</m:t>
                      </w:ins>
                    </m:r>
                  </m:e>
                  <m:sub>
                    <m:r>
                      <w:ins w:id="216" w:author="Ton Snelder" w:date="2024-08-21T10:52:00Z" w16du:dateUtc="2024-08-20T22:52:00Z">
                        <w:rPr>
                          <w:rFonts w:ascii="Cambria Math" w:hAnsi="Cambria Math"/>
                          <w:lang w:val="en-GB"/>
                        </w:rPr>
                        <m:t>1</m:t>
                      </w:ins>
                    </m:r>
                  </m:sub>
                </m:sSub>
                <m:r>
                  <w:ins w:id="217" w:author="Ton Snelder" w:date="2024-08-21T10:52:00Z" w16du:dateUtc="2024-08-20T22:52:00Z">
                    <w:rPr>
                      <w:rFonts w:ascii="Cambria Math" w:hAnsi="Cambria Math"/>
                      <w:lang w:val="en-GB"/>
                    </w:rPr>
                    <m:t>d</m:t>
                  </w:ins>
                </m:r>
              </m:e>
            </m:d>
            <m:sSup>
              <m:sSupPr>
                <m:ctrlPr>
                  <w:ins w:id="218" w:author="Ton Snelder" w:date="2024-08-21T10:52:00Z" w16du:dateUtc="2024-08-20T22:52:00Z">
                    <w:rPr>
                      <w:rFonts w:ascii="Cambria Math" w:hAnsi="Cambria Math"/>
                      <w:i/>
                      <w:lang w:val="en-GB"/>
                    </w:rPr>
                  </w:ins>
                </m:ctrlPr>
              </m:sSupPr>
              <m:e>
                <m:sSub>
                  <m:sSubPr>
                    <m:ctrlPr>
                      <w:ins w:id="219" w:author="Ton Snelder" w:date="2024-08-21T10:52:00Z" w16du:dateUtc="2024-08-20T22:52:00Z">
                        <w:rPr>
                          <w:rFonts w:ascii="Cambria Math" w:hAnsi="Cambria Math"/>
                          <w:i/>
                          <w:lang w:val="en-GB"/>
                        </w:rPr>
                      </w:ins>
                    </m:ctrlPr>
                  </m:sSubPr>
                  <m:e>
                    <m:r>
                      <w:ins w:id="220" w:author="Ton Snelder" w:date="2024-08-21T10:52:00Z" w16du:dateUtc="2024-08-20T22:52:00Z">
                        <m:rPr>
                          <m:sty m:val="p"/>
                        </m:rPr>
                        <w:rPr>
                          <w:rFonts w:ascii="Cambria Math" w:hAnsi="Cambria Math"/>
                          <w:lang w:val="en-GB"/>
                        </w:rPr>
                        <m:t>τ</m:t>
                      </w:ins>
                    </m:r>
                  </m:e>
                  <m:sub>
                    <m:r>
                      <w:ins w:id="221" w:author="Ton Snelder" w:date="2024-08-21T10:52:00Z" w16du:dateUtc="2024-08-20T22:52:00Z">
                        <w:rPr>
                          <w:rFonts w:ascii="Cambria Math" w:hAnsi="Cambria Math"/>
                          <w:lang w:val="en-GB"/>
                        </w:rPr>
                        <m:t>w</m:t>
                      </w:ins>
                    </m:r>
                  </m:sub>
                </m:sSub>
              </m:e>
              <m:sup>
                <m:sSub>
                  <m:sSubPr>
                    <m:ctrlPr>
                      <w:ins w:id="222" w:author="Ton Snelder" w:date="2024-08-21T10:52:00Z" w16du:dateUtc="2024-08-20T22:52:00Z">
                        <w:rPr>
                          <w:rFonts w:ascii="Cambria Math" w:hAnsi="Cambria Math"/>
                          <w:i/>
                          <w:lang w:val="en-GB"/>
                        </w:rPr>
                      </w:ins>
                    </m:ctrlPr>
                  </m:sSubPr>
                  <m:e>
                    <m:r>
                      <w:ins w:id="223" w:author="Ton Snelder" w:date="2024-08-21T10:52:00Z" w16du:dateUtc="2024-08-20T22:52:00Z">
                        <w:rPr>
                          <w:rFonts w:ascii="Cambria Math" w:hAnsi="Cambria Math"/>
                          <w:lang w:val="en-GB"/>
                        </w:rPr>
                        <m:t>k</m:t>
                      </w:ins>
                    </m:r>
                  </m:e>
                  <m:sub>
                    <m:r>
                      <w:ins w:id="224" w:author="Ton Snelder" w:date="2024-08-21T10:52:00Z" w16du:dateUtc="2024-08-20T22:52:00Z">
                        <w:rPr>
                          <w:rFonts w:ascii="Cambria Math" w:hAnsi="Cambria Math"/>
                          <w:lang w:val="en-GB"/>
                        </w:rPr>
                        <m:t>2</m:t>
                      </w:ins>
                    </m:r>
                  </m:sub>
                </m:sSub>
              </m:sup>
            </m:sSup>
          </m:den>
        </m:f>
      </m:oMath>
      <w:ins w:id="225" w:author="Ton Snelder" w:date="2024-08-21T10:52:00Z" w16du:dateUtc="2024-08-20T22:52:00Z">
        <w:r w:rsidR="00560425" w:rsidRPr="00881411">
          <w:rPr>
            <w:lang w:val="en-GB"/>
          </w:rPr>
          <w:t xml:space="preserve"> </w:t>
        </w:r>
        <w:r w:rsidR="00560425" w:rsidRPr="00881411">
          <w:rPr>
            <w:lang w:val="en-GB"/>
          </w:rPr>
          <w:tab/>
        </w:r>
        <w:r w:rsidR="00560425" w:rsidRPr="00881411">
          <w:rPr>
            <w:lang w:val="en-GB"/>
          </w:rPr>
          <w:tab/>
        </w:r>
        <w:r w:rsidR="00560425">
          <w:rPr>
            <w:lang w:val="en-GB"/>
          </w:rPr>
          <w:tab/>
        </w:r>
        <w:r w:rsidR="00560425">
          <w:rPr>
            <w:lang w:val="en-GB"/>
          </w:rPr>
          <w:tab/>
        </w:r>
        <w:r w:rsidR="00560425" w:rsidRPr="00881411">
          <w:rPr>
            <w:lang w:val="en-GB"/>
          </w:rPr>
          <w:t xml:space="preserve">Equation </w:t>
        </w:r>
        <w:r w:rsidR="00560425">
          <w:rPr>
            <w:lang w:val="en-GB"/>
          </w:rPr>
          <w:t>1</w:t>
        </w:r>
      </w:ins>
    </w:p>
    <w:p w14:paraId="201985A3" w14:textId="77777777" w:rsidR="00560425" w:rsidRPr="00881411" w:rsidRDefault="00D43AA9" w:rsidP="00560425">
      <w:pPr>
        <w:pStyle w:val="BodyText"/>
        <w:jc w:val="center"/>
        <w:rPr>
          <w:ins w:id="226" w:author="Ton Snelder" w:date="2024-08-21T10:52:00Z" w16du:dateUtc="2024-08-20T22:52:00Z"/>
          <w:lang w:val="en-GB"/>
        </w:rPr>
      </w:pPr>
      <m:oMath>
        <m:sSub>
          <m:sSubPr>
            <m:ctrlPr>
              <w:ins w:id="227" w:author="Ton Snelder" w:date="2024-08-21T10:52:00Z" w16du:dateUtc="2024-08-20T22:52:00Z">
                <w:rPr>
                  <w:rFonts w:ascii="Cambria Math" w:hAnsi="Cambria Math"/>
                  <w:i/>
                  <w:lang w:val="en-GB"/>
                </w:rPr>
              </w:ins>
            </m:ctrlPr>
          </m:sSubPr>
          <m:e>
            <m:r>
              <w:ins w:id="228" w:author="Ton Snelder" w:date="2024-08-21T10:52:00Z" w16du:dateUtc="2024-08-20T22:52:00Z">
                <w:rPr>
                  <w:rFonts w:ascii="Cambria Math" w:hAnsi="Cambria Math"/>
                  <w:lang w:val="en-GB"/>
                </w:rPr>
                <m:t>log</m:t>
              </w:ins>
            </m:r>
          </m:e>
          <m:sub>
            <m:r>
              <w:ins w:id="229" w:author="Ton Snelder" w:date="2024-08-21T10:52:00Z" w16du:dateUtc="2024-08-20T22:52:00Z">
                <w:rPr>
                  <w:rFonts w:ascii="Cambria Math" w:hAnsi="Cambria Math"/>
                  <w:lang w:val="en-GB"/>
                </w:rPr>
                <m:t>10</m:t>
              </w:ins>
            </m:r>
          </m:sub>
        </m:sSub>
        <m:d>
          <m:dPr>
            <m:ctrlPr>
              <w:ins w:id="230" w:author="Ton Snelder" w:date="2024-08-21T10:52:00Z" w16du:dateUtc="2024-08-20T22:52:00Z">
                <w:rPr>
                  <w:rFonts w:ascii="Cambria Math" w:hAnsi="Cambria Math"/>
                  <w:i/>
                  <w:lang w:val="en-GB"/>
                </w:rPr>
              </w:ins>
            </m:ctrlPr>
          </m:dPr>
          <m:e>
            <m:sSub>
              <m:sSubPr>
                <m:ctrlPr>
                  <w:ins w:id="231" w:author="Ton Snelder" w:date="2024-08-21T10:52:00Z" w16du:dateUtc="2024-08-20T22:52:00Z">
                    <w:rPr>
                      <w:rFonts w:ascii="Cambria Math" w:hAnsi="Cambria Math"/>
                      <w:i/>
                      <w:lang w:val="en-GB"/>
                    </w:rPr>
                  </w:ins>
                </m:ctrlPr>
              </m:sSubPr>
              <m:e>
                <m:r>
                  <w:ins w:id="232" w:author="Ton Snelder" w:date="2024-08-21T10:52:00Z" w16du:dateUtc="2024-08-20T22:52:00Z">
                    <w:rPr>
                      <w:rFonts w:ascii="Cambria Math" w:hAnsi="Cambria Math"/>
                      <w:lang w:val="en-GB"/>
                    </w:rPr>
                    <m:t>TN</m:t>
                  </w:ins>
                </m:r>
              </m:e>
              <m:sub>
                <m:r>
                  <w:ins w:id="233" w:author="Ton Snelder" w:date="2024-08-21T10:52:00Z" w16du:dateUtc="2024-08-20T22:52:00Z">
                    <w:rPr>
                      <w:rFonts w:ascii="Cambria Math" w:hAnsi="Cambria Math"/>
                      <w:lang w:val="en-GB"/>
                    </w:rPr>
                    <m:t>lake</m:t>
                  </w:ins>
                </m:r>
              </m:sub>
            </m:sSub>
          </m:e>
        </m:d>
        <m:r>
          <w:ins w:id="234" w:author="Ton Snelder" w:date="2024-08-21T10:52:00Z" w16du:dateUtc="2024-08-20T22:52:00Z">
            <w:rPr>
              <w:rFonts w:ascii="Cambria Math" w:hAnsi="Cambria Math"/>
              <w:lang w:val="en-GB"/>
            </w:rPr>
            <m:t>=</m:t>
          </w:ins>
        </m:r>
        <m:sSub>
          <m:sSubPr>
            <m:ctrlPr>
              <w:ins w:id="235" w:author="Ton Snelder" w:date="2024-08-21T10:52:00Z" w16du:dateUtc="2024-08-20T22:52:00Z">
                <w:rPr>
                  <w:rFonts w:ascii="Cambria Math" w:hAnsi="Cambria Math"/>
                  <w:i/>
                  <w:lang w:val="en-GB"/>
                </w:rPr>
              </w:ins>
            </m:ctrlPr>
          </m:sSubPr>
          <m:e>
            <m:r>
              <w:ins w:id="236" w:author="Ton Snelder" w:date="2024-08-21T10:52:00Z" w16du:dateUtc="2024-08-20T22:52:00Z">
                <w:rPr>
                  <w:rFonts w:ascii="Cambria Math" w:hAnsi="Cambria Math"/>
                  <w:lang w:val="en-GB"/>
                </w:rPr>
                <m:t>β</m:t>
              </w:ins>
            </m:r>
          </m:e>
          <m:sub>
            <m:r>
              <w:ins w:id="237" w:author="Ton Snelder" w:date="2024-08-21T10:52:00Z" w16du:dateUtc="2024-08-20T22:52:00Z">
                <w:rPr>
                  <w:rFonts w:ascii="Cambria Math" w:hAnsi="Cambria Math"/>
                  <w:lang w:val="en-GB"/>
                </w:rPr>
                <m:t>0</m:t>
              </w:ins>
            </m:r>
          </m:sub>
        </m:sSub>
        <m:r>
          <w:ins w:id="238" w:author="Ton Snelder" w:date="2024-08-21T10:52:00Z" w16du:dateUtc="2024-08-20T22:52:00Z">
            <w:rPr>
              <w:rFonts w:ascii="Cambria Math" w:hAnsi="Cambria Math"/>
              <w:lang w:val="en-GB"/>
            </w:rPr>
            <m:t>+</m:t>
          </w:ins>
        </m:r>
        <m:sSub>
          <m:sSubPr>
            <m:ctrlPr>
              <w:ins w:id="239" w:author="Ton Snelder" w:date="2024-08-21T10:52:00Z" w16du:dateUtc="2024-08-20T22:52:00Z">
                <w:rPr>
                  <w:rFonts w:ascii="Cambria Math" w:hAnsi="Cambria Math"/>
                  <w:i/>
                  <w:lang w:val="en-GB"/>
                </w:rPr>
              </w:ins>
            </m:ctrlPr>
          </m:sSubPr>
          <m:e>
            <m:r>
              <w:ins w:id="240" w:author="Ton Snelder" w:date="2024-08-21T10:52:00Z" w16du:dateUtc="2024-08-20T22:52:00Z">
                <w:rPr>
                  <w:rFonts w:ascii="Cambria Math" w:hAnsi="Cambria Math"/>
                  <w:lang w:val="en-GB"/>
                </w:rPr>
                <m:t>β</m:t>
              </w:ins>
            </m:r>
          </m:e>
          <m:sub>
            <m:r>
              <w:ins w:id="241" w:author="Ton Snelder" w:date="2024-08-21T10:52:00Z" w16du:dateUtc="2024-08-20T22:52:00Z">
                <w:rPr>
                  <w:rFonts w:ascii="Cambria Math" w:hAnsi="Cambria Math"/>
                  <w:lang w:val="en-GB"/>
                </w:rPr>
                <m:t>1</m:t>
              </w:ins>
            </m:r>
          </m:sub>
        </m:sSub>
        <m:sSub>
          <m:sSubPr>
            <m:ctrlPr>
              <w:ins w:id="242" w:author="Ton Snelder" w:date="2024-08-21T10:52:00Z" w16du:dateUtc="2024-08-20T22:52:00Z">
                <w:rPr>
                  <w:rFonts w:ascii="Cambria Math" w:hAnsi="Cambria Math"/>
                  <w:i/>
                  <w:lang w:val="en-GB"/>
                </w:rPr>
              </w:ins>
            </m:ctrlPr>
          </m:sSubPr>
          <m:e>
            <m:r>
              <w:ins w:id="243" w:author="Ton Snelder" w:date="2024-08-21T10:52:00Z" w16du:dateUtc="2024-08-20T22:52:00Z">
                <w:rPr>
                  <w:rFonts w:ascii="Cambria Math" w:hAnsi="Cambria Math"/>
                  <w:lang w:val="en-GB"/>
                </w:rPr>
                <m:t>log</m:t>
              </w:ins>
            </m:r>
          </m:e>
          <m:sub>
            <m:r>
              <w:ins w:id="244" w:author="Ton Snelder" w:date="2024-08-21T10:52:00Z" w16du:dateUtc="2024-08-20T22:52:00Z">
                <w:rPr>
                  <w:rFonts w:ascii="Cambria Math" w:hAnsi="Cambria Math"/>
                  <w:lang w:val="en-GB"/>
                </w:rPr>
                <m:t>10</m:t>
              </w:ins>
            </m:r>
          </m:sub>
        </m:sSub>
        <m:d>
          <m:dPr>
            <m:ctrlPr>
              <w:ins w:id="245" w:author="Ton Snelder" w:date="2024-08-21T10:52:00Z" w16du:dateUtc="2024-08-20T22:52:00Z">
                <w:rPr>
                  <w:rFonts w:ascii="Cambria Math" w:hAnsi="Cambria Math"/>
                  <w:i/>
                  <w:lang w:val="en-GB"/>
                </w:rPr>
              </w:ins>
            </m:ctrlPr>
          </m:dPr>
          <m:e>
            <m:sSub>
              <m:sSubPr>
                <m:ctrlPr>
                  <w:ins w:id="246" w:author="Ton Snelder" w:date="2024-08-21T10:52:00Z" w16du:dateUtc="2024-08-20T22:52:00Z">
                    <w:rPr>
                      <w:rFonts w:ascii="Cambria Math" w:hAnsi="Cambria Math"/>
                      <w:i/>
                      <w:lang w:val="en-GB"/>
                    </w:rPr>
                  </w:ins>
                </m:ctrlPr>
              </m:sSubPr>
              <m:e>
                <m:r>
                  <w:ins w:id="247" w:author="Ton Snelder" w:date="2024-08-21T10:52:00Z" w16du:dateUtc="2024-08-20T22:52:00Z">
                    <w:rPr>
                      <w:rFonts w:ascii="Cambria Math" w:hAnsi="Cambria Math"/>
                      <w:lang w:val="en-GB"/>
                    </w:rPr>
                    <m:t>TN</m:t>
                  </w:ins>
                </m:r>
              </m:e>
              <m:sub>
                <m:r>
                  <w:ins w:id="248" w:author="Ton Snelder" w:date="2024-08-21T10:52:00Z" w16du:dateUtc="2024-08-20T22:52:00Z">
                    <w:rPr>
                      <w:rFonts w:ascii="Cambria Math" w:hAnsi="Cambria Math"/>
                      <w:lang w:val="en-GB"/>
                    </w:rPr>
                    <m:t>in</m:t>
                  </w:ins>
                </m:r>
              </m:sub>
            </m:sSub>
          </m:e>
        </m:d>
        <m:r>
          <w:ins w:id="249" w:author="Ton Snelder" w:date="2024-08-21T10:52:00Z" w16du:dateUtc="2024-08-20T22:52:00Z">
            <w:rPr>
              <w:rFonts w:ascii="Cambria Math" w:hAnsi="Cambria Math"/>
              <w:lang w:val="en-GB"/>
            </w:rPr>
            <m:t>+</m:t>
          </w:ins>
        </m:r>
        <m:sSub>
          <m:sSubPr>
            <m:ctrlPr>
              <w:ins w:id="250" w:author="Ton Snelder" w:date="2024-08-21T10:52:00Z" w16du:dateUtc="2024-08-20T22:52:00Z">
                <w:rPr>
                  <w:rFonts w:ascii="Cambria Math" w:hAnsi="Cambria Math"/>
                  <w:i/>
                  <w:lang w:val="en-GB"/>
                </w:rPr>
              </w:ins>
            </m:ctrlPr>
          </m:sSubPr>
          <m:e>
            <m:r>
              <w:ins w:id="251" w:author="Ton Snelder" w:date="2024-08-21T10:52:00Z" w16du:dateUtc="2024-08-20T22:52:00Z">
                <w:rPr>
                  <w:rFonts w:ascii="Cambria Math" w:hAnsi="Cambria Math"/>
                  <w:lang w:val="en-GB"/>
                </w:rPr>
                <m:t>β</m:t>
              </w:ins>
            </m:r>
          </m:e>
          <m:sub>
            <m:r>
              <w:ins w:id="252" w:author="Ton Snelder" w:date="2024-08-21T10:52:00Z" w16du:dateUtc="2024-08-20T22:52:00Z">
                <w:rPr>
                  <w:rFonts w:ascii="Cambria Math" w:hAnsi="Cambria Math"/>
                  <w:lang w:val="en-GB"/>
                </w:rPr>
                <m:t>2</m:t>
              </w:ins>
            </m:r>
          </m:sub>
        </m:sSub>
        <m:sSub>
          <m:sSubPr>
            <m:ctrlPr>
              <w:ins w:id="253" w:author="Ton Snelder" w:date="2024-08-21T10:52:00Z" w16du:dateUtc="2024-08-20T22:52:00Z">
                <w:rPr>
                  <w:rFonts w:ascii="Cambria Math" w:hAnsi="Cambria Math"/>
                  <w:i/>
                  <w:lang w:val="en-GB"/>
                </w:rPr>
              </w:ins>
            </m:ctrlPr>
          </m:sSubPr>
          <m:e>
            <m:sSub>
              <m:sSubPr>
                <m:ctrlPr>
                  <w:ins w:id="254" w:author="Ton Snelder" w:date="2024-08-21T10:52:00Z" w16du:dateUtc="2024-08-20T22:52:00Z">
                    <w:rPr>
                      <w:rFonts w:ascii="Cambria Math" w:hAnsi="Cambria Math"/>
                      <w:i/>
                      <w:lang w:val="en-GB"/>
                    </w:rPr>
                  </w:ins>
                </m:ctrlPr>
              </m:sSubPr>
              <m:e>
                <m:r>
                  <w:ins w:id="255" w:author="Ton Snelder" w:date="2024-08-21T10:52:00Z" w16du:dateUtc="2024-08-20T22:52:00Z">
                    <w:rPr>
                      <w:rFonts w:ascii="Cambria Math" w:hAnsi="Cambria Math"/>
                      <w:lang w:val="en-GB"/>
                    </w:rPr>
                    <m:t>log</m:t>
                  </w:ins>
                </m:r>
              </m:e>
              <m:sub>
                <m:r>
                  <w:ins w:id="256" w:author="Ton Snelder" w:date="2024-08-21T10:52:00Z" w16du:dateUtc="2024-08-20T22:52:00Z">
                    <w:rPr>
                      <w:rFonts w:ascii="Cambria Math" w:hAnsi="Cambria Math"/>
                      <w:lang w:val="en-GB"/>
                    </w:rPr>
                    <m:t>10</m:t>
                  </w:ins>
                </m:r>
              </m:sub>
            </m:sSub>
            <m:d>
              <m:dPr>
                <m:ctrlPr>
                  <w:ins w:id="257" w:author="Ton Snelder" w:date="2024-08-21T10:52:00Z" w16du:dateUtc="2024-08-20T22:52:00Z">
                    <w:rPr>
                      <w:rFonts w:ascii="Cambria Math" w:hAnsi="Cambria Math"/>
                      <w:i/>
                      <w:lang w:val="en-GB"/>
                    </w:rPr>
                  </w:ins>
                </m:ctrlPr>
              </m:dPr>
              <m:e>
                <m:sSub>
                  <m:sSubPr>
                    <m:ctrlPr>
                      <w:ins w:id="258" w:author="Ton Snelder" w:date="2024-08-21T10:52:00Z" w16du:dateUtc="2024-08-20T22:52:00Z">
                        <w:rPr>
                          <w:rFonts w:ascii="Cambria Math" w:hAnsi="Cambria Math"/>
                          <w:i/>
                          <w:lang w:val="en-GB"/>
                        </w:rPr>
                      </w:ins>
                    </m:ctrlPr>
                  </m:sSubPr>
                  <m:e>
                    <m:r>
                      <w:ins w:id="259" w:author="Ton Snelder" w:date="2024-08-21T10:52:00Z" w16du:dateUtc="2024-08-20T22:52:00Z">
                        <w:rPr>
                          <w:rFonts w:ascii="Cambria Math" w:hAnsi="Cambria Math"/>
                          <w:lang w:val="en-GB"/>
                        </w:rPr>
                        <m:t>Z</m:t>
                      </w:ins>
                    </m:r>
                  </m:e>
                  <m:sub>
                    <m:r>
                      <w:ins w:id="260" w:author="Ton Snelder" w:date="2024-08-21T10:52:00Z" w16du:dateUtc="2024-08-20T22:52:00Z">
                        <w:rPr>
                          <w:rFonts w:ascii="Cambria Math" w:hAnsi="Cambria Math"/>
                          <w:lang w:val="en-GB"/>
                        </w:rPr>
                        <m:t>max</m:t>
                      </w:ins>
                    </m:r>
                  </m:sub>
                </m:sSub>
              </m:e>
            </m:d>
          </m:e>
          <m:sub/>
        </m:sSub>
      </m:oMath>
      <w:ins w:id="261" w:author="Ton Snelder" w:date="2024-08-21T10:52:00Z" w16du:dateUtc="2024-08-20T22:52:00Z">
        <w:r w:rsidR="00560425" w:rsidRPr="00881411">
          <w:rPr>
            <w:lang w:val="en-GB"/>
          </w:rPr>
          <w:tab/>
          <w:t xml:space="preserve">Equation </w:t>
        </w:r>
        <w:r w:rsidR="00560425">
          <w:rPr>
            <w:lang w:val="en-GB"/>
          </w:rPr>
          <w:t>2</w:t>
        </w:r>
      </w:ins>
    </w:p>
    <w:p w14:paraId="0E288F37" w14:textId="196AC202" w:rsidR="00560425" w:rsidRDefault="00560425" w:rsidP="00560425">
      <w:pPr>
        <w:pStyle w:val="BodyText"/>
        <w:rPr>
          <w:ins w:id="262" w:author="Ton Snelder" w:date="2024-08-21T10:52:00Z" w16du:dateUtc="2024-08-20T22:52:00Z"/>
        </w:rPr>
      </w:pPr>
      <w:ins w:id="263" w:author="Ton Snelder" w:date="2024-08-21T10:52:00Z" w16du:dateUtc="2024-08-20T22:52:00Z">
        <w:r>
          <w:rPr>
            <w:lang w:val="en-GB"/>
          </w:rPr>
          <w:t>w</w:t>
        </w:r>
        <w:r w:rsidRPr="00881411">
          <w:rPr>
            <w:lang w:val="en-GB"/>
          </w:rPr>
          <w:t xml:space="preserve">here </w:t>
        </w:r>
        <w:proofErr w:type="spellStart"/>
        <w:r w:rsidRPr="30FA73C5">
          <w:rPr>
            <w:i/>
            <w:iCs/>
            <w:lang w:val="en-GB"/>
          </w:rPr>
          <w:t>TP</w:t>
        </w:r>
        <w:r w:rsidRPr="30FA73C5">
          <w:rPr>
            <w:i/>
            <w:iCs/>
            <w:vertAlign w:val="subscript"/>
            <w:lang w:val="en-GB"/>
          </w:rPr>
          <w:t>lake</w:t>
        </w:r>
        <w:proofErr w:type="spellEnd"/>
        <w:r w:rsidRPr="00881411">
          <w:rPr>
            <w:lang w:val="en-GB"/>
          </w:rPr>
          <w:t xml:space="preserve"> and </w:t>
        </w:r>
        <w:proofErr w:type="spellStart"/>
        <w:r w:rsidRPr="30FA73C5">
          <w:rPr>
            <w:i/>
            <w:iCs/>
            <w:lang w:val="en-GB"/>
          </w:rPr>
          <w:t>TN</w:t>
        </w:r>
        <w:r w:rsidRPr="30FA73C5">
          <w:rPr>
            <w:i/>
            <w:iCs/>
            <w:vertAlign w:val="subscript"/>
            <w:lang w:val="en-GB"/>
          </w:rPr>
          <w:t>lake</w:t>
        </w:r>
        <w:proofErr w:type="spellEnd"/>
        <w:r w:rsidRPr="00881411">
          <w:rPr>
            <w:lang w:val="en-GB"/>
          </w:rPr>
          <w:t xml:space="preserve"> are median concentrations of TN and TP (mg m</w:t>
        </w:r>
        <w:r w:rsidRPr="00881411">
          <w:rPr>
            <w:vertAlign w:val="superscript"/>
            <w:lang w:val="en-GB"/>
          </w:rPr>
          <w:t>-3</w:t>
        </w:r>
        <w:r w:rsidRPr="00881411">
          <w:rPr>
            <w:lang w:val="en-GB"/>
          </w:rPr>
          <w:t>), k</w:t>
        </w:r>
        <w:r w:rsidRPr="00881411">
          <w:rPr>
            <w:vertAlign w:val="subscript"/>
            <w:lang w:val="en-GB"/>
          </w:rPr>
          <w:t>1</w:t>
        </w:r>
        <w:r w:rsidRPr="00881411">
          <w:rPr>
            <w:lang w:val="en-GB"/>
          </w:rPr>
          <w:t>, Δk</w:t>
        </w:r>
        <w:r w:rsidRPr="00881411">
          <w:rPr>
            <w:vertAlign w:val="subscript"/>
            <w:lang w:val="en-GB"/>
          </w:rPr>
          <w:t>1</w:t>
        </w:r>
        <w:r w:rsidRPr="00881411">
          <w:rPr>
            <w:lang w:val="en-GB"/>
          </w:rPr>
          <w:t>, k</w:t>
        </w:r>
        <w:r w:rsidRPr="00881411">
          <w:rPr>
            <w:vertAlign w:val="subscript"/>
            <w:lang w:val="en-GB"/>
          </w:rPr>
          <w:t>2</w:t>
        </w:r>
        <w:r w:rsidRPr="00881411">
          <w:rPr>
            <w:lang w:val="en-GB"/>
          </w:rPr>
          <w:t>, and all β are fitted parameters</w:t>
        </w:r>
        <w:r>
          <w:rPr>
            <w:lang w:val="en-GB"/>
          </w:rPr>
          <w:t xml:space="preserve">, </w:t>
        </w:r>
        <w:proofErr w:type="spellStart"/>
        <w:r w:rsidRPr="00881411">
          <w:rPr>
            <w:lang w:val="en-GB"/>
          </w:rPr>
          <w:t>τ</w:t>
        </w:r>
        <w:r w:rsidRPr="00881411">
          <w:rPr>
            <w:vertAlign w:val="subscript"/>
            <w:lang w:val="en-GB"/>
          </w:rPr>
          <w:t>w</w:t>
        </w:r>
        <w:proofErr w:type="spellEnd"/>
        <w:r w:rsidRPr="00881411">
          <w:rPr>
            <w:vertAlign w:val="subscript"/>
            <w:lang w:val="en-GB"/>
          </w:rPr>
          <w:t xml:space="preserve"> </w:t>
        </w:r>
        <w:r w:rsidRPr="00881411">
          <w:rPr>
            <w:lang w:val="en-GB"/>
          </w:rPr>
          <w:t xml:space="preserve">is </w:t>
        </w:r>
        <w:r w:rsidRPr="00881411">
          <w:t xml:space="preserve">water residence time (years) derived from the </w:t>
        </w:r>
        <w:r>
          <w:t>FENZ</w:t>
        </w:r>
        <w:r w:rsidRPr="00626E65">
          <w:t xml:space="preserve"> </w:t>
        </w:r>
        <w:r w:rsidRPr="00881411">
          <w:t>database</w:t>
        </w:r>
        <w:r>
          <w:t xml:space="preserve"> </w:t>
        </w:r>
        <w:r>
          <w:fldChar w:fldCharType="begin"/>
        </w:r>
        <w:r>
          <w:instrText xml:space="preserve"> ADDIN ZOTERO_ITEM CSL_CITATION {"citationID":"xI2TEyPF","properties":{"formattedCitation":"(Leathwick {\\i{}et al.} 2010)","plainCitation":"(Leathwick et al. 2010)","noteIndex":0},"citationItems":[{"id":"YORokjfH/hiztQBVb","uris":["http://zotero.org/users/1036959/items/U9DIFZNP",["http://zotero.org/users/1036959/items/U9DIFZNP"]],"itemData":{"id":"DM2Eei11/C6Fb6D36","type":"report","event-place":"Hamilton, New Zealand","publisher":"Department of Conservation","publisher-place":"Hamilton, New Zealand","title":"Freshwater Ecosystems of New Zealand (FENZ) Geodatabase: Version one user guide","author":[{"family":"Leathwick","given":"J."},{"family":"West","given":"D"},{"family":"Chadderton","given":"L."},{"family":"Gerbeaux","given":"P."},{"family":"Kelly","given":"D."},{"family":"Robertson","given":"H"},{"family":"Brown","given":"D."}],"issued":{"date-parts":[["2010"]]}}}],"schema":"https://github.com/citation-style-language/schema/raw/master/csl-citation.json"} </w:instrText>
        </w:r>
        <w:r>
          <w:fldChar w:fldCharType="separate"/>
        </w:r>
        <w:r w:rsidRPr="00994405">
          <w:rPr>
            <w:rFonts w:cs="Arial"/>
          </w:rPr>
          <w:t xml:space="preserve">(Leathwick </w:t>
        </w:r>
        <w:r w:rsidRPr="00994405">
          <w:rPr>
            <w:rFonts w:cs="Arial"/>
            <w:i/>
            <w:iCs/>
          </w:rPr>
          <w:t>et al.</w:t>
        </w:r>
        <w:r w:rsidRPr="00994405">
          <w:rPr>
            <w:rFonts w:cs="Arial"/>
          </w:rPr>
          <w:t xml:space="preserve"> 2010)</w:t>
        </w:r>
        <w:r>
          <w:fldChar w:fldCharType="end"/>
        </w:r>
        <w:r w:rsidRPr="00881411">
          <w:t>,</w:t>
        </w:r>
        <w:r>
          <w:t xml:space="preserve"> and</w:t>
        </w:r>
        <w:r w:rsidRPr="00881411">
          <w:t xml:space="preserve"> </w:t>
        </w:r>
      </w:ins>
      <m:oMath>
        <m:sSub>
          <m:sSubPr>
            <m:ctrlPr>
              <w:ins w:id="264" w:author="Ton Snelder" w:date="2024-08-21T10:52:00Z" w16du:dateUtc="2024-08-20T22:52:00Z">
                <w:rPr>
                  <w:rFonts w:ascii="Cambria Math" w:hAnsi="Cambria Math"/>
                  <w:i/>
                </w:rPr>
              </w:ins>
            </m:ctrlPr>
          </m:sSubPr>
          <m:e>
            <m:r>
              <w:ins w:id="265" w:author="Ton Snelder" w:date="2024-08-21T10:52:00Z" w16du:dateUtc="2024-08-20T22:52:00Z">
                <w:rPr>
                  <w:rFonts w:ascii="Cambria Math" w:hAnsi="Cambria Math"/>
                </w:rPr>
                <m:t>Z</m:t>
              </w:ins>
            </m:r>
          </m:e>
          <m:sub>
            <m:r>
              <w:ins w:id="266" w:author="Ton Snelder" w:date="2024-08-21T10:52:00Z" w16du:dateUtc="2024-08-20T22:52:00Z">
                <w:rPr>
                  <w:rFonts w:ascii="Cambria Math" w:hAnsi="Cambria Math"/>
                </w:rPr>
                <m:t>max</m:t>
              </w:ins>
            </m:r>
          </m:sub>
        </m:sSub>
      </m:oMath>
      <w:ins w:id="267" w:author="Ton Snelder" w:date="2024-08-21T10:52:00Z" w16du:dateUtc="2024-08-20T22:52:00Z">
        <w:r w:rsidRPr="00881411">
          <w:t xml:space="preserve"> is the maximum depth of the lake derived from the </w:t>
        </w:r>
        <w:r>
          <w:t xml:space="preserve">FENZ </w:t>
        </w:r>
        <w:r w:rsidRPr="00881411">
          <w:t>database.</w:t>
        </w:r>
        <w:r>
          <w:t xml:space="preserve"> </w:t>
        </w:r>
        <w:r w:rsidRPr="00881411">
          <w:t xml:space="preserve">The variable </w:t>
        </w:r>
        <w:r w:rsidRPr="00881411">
          <w:rPr>
            <w:rFonts w:ascii="Cambria Math" w:hAnsi="Cambria Math" w:cs="Cambria Math"/>
            <w:lang w:val=""/>
          </w:rPr>
          <w:t>𝑑</w:t>
        </w:r>
        <w:r w:rsidRPr="00881411">
          <w:rPr>
            <w:lang w:val=""/>
          </w:rPr>
          <w:t xml:space="preserve"> is a dummy variable that indicates whether a lake is shallow (</w:t>
        </w:r>
        <w:r w:rsidRPr="00881411">
          <w:rPr>
            <w:rFonts w:ascii="Cambria Math" w:hAnsi="Cambria Math" w:cs="Cambria Math"/>
            <w:lang w:val=""/>
          </w:rPr>
          <w:t>𝑑</w:t>
        </w:r>
        <w:r w:rsidRPr="00881411">
          <w:rPr>
            <w:lang w:val=""/>
          </w:rPr>
          <w:t xml:space="preserve"> = 0) or deep (</w:t>
        </w:r>
        <w:r w:rsidRPr="00881411">
          <w:rPr>
            <w:rFonts w:ascii="Cambria Math" w:hAnsi="Cambria Math" w:cs="Cambria Math"/>
            <w:lang w:val=""/>
          </w:rPr>
          <w:t>𝑑</w:t>
        </w:r>
        <w:r w:rsidRPr="00881411">
          <w:rPr>
            <w:lang w:val=""/>
          </w:rPr>
          <w:t xml:space="preserve"> = 1).</w:t>
        </w:r>
        <w:r w:rsidRPr="00881411">
          <w:t xml:space="preserve"> </w:t>
        </w:r>
        <w:r>
          <w:t xml:space="preserve">The same </w:t>
        </w:r>
        <w:r w:rsidRPr="00881411">
          <w:t>threshold</w:t>
        </w:r>
        <w:r>
          <w:t xml:space="preserve"> as</w:t>
        </w:r>
        <w:r w:rsidRPr="00881411">
          <w:t xml:space="preserve"> </w:t>
        </w:r>
        <w:r w:rsidRPr="00881411">
          <w:rPr>
            <w:lang w:val="en-GB"/>
          </w:rPr>
          <w:fldChar w:fldCharType="begin"/>
        </w:r>
        <w:r>
          <w:rPr>
            <w:lang w:val="en-GB"/>
          </w:rPr>
          <w:instrText xml:space="preserve"> ADDIN ZOTERO_ITEM CSL_CITATION {"citationID":"ndDklgk1","properties":{"formattedCitation":"(Abell {\\i{}et al.} 2019)","plainCitation":"(Abell et al. 2019)","noteIndex":0},"citationItems":[{"id":1465,"uris":["http://zotero.org/groups/2329384/items/4P53HHIH"],"itemData":{"id":1465,"type":"article-journal","container-title":"Environmental science &amp; technology","issue":"16","note":"publisher: ACS Publications","page":"9439–9452","source":"Google Scholar","title":"Quantifying the Extent of Anthropogenic Eutrophication of Lakes at a National Scale in New Zealand","volume":"53","author":[{"family":"Abell","given":"Jonathan M."},{"family":"Özkundakci","given":"Deniz"},{"family":"Hamilton","given":"David P."},{"family":"Dam-Bates","given":"Paul","non-dropping-particle":"van"},{"family":"Mcdowell","given":"Richard W."}],"issued":{"date-parts":[["2019"]]}}}],"schema":"https://github.com/citation-style-language/schema/raw/master/csl-citation.json"} </w:instrText>
        </w:r>
        <w:r w:rsidRPr="00881411">
          <w:rPr>
            <w:lang w:val="en-GB"/>
          </w:rPr>
          <w:fldChar w:fldCharType="separate"/>
        </w:r>
        <w:r w:rsidRPr="00005FA7">
          <w:rPr>
            <w:rFonts w:cs="Arial"/>
          </w:rPr>
          <w:t xml:space="preserve">(Abell </w:t>
        </w:r>
        <w:r w:rsidRPr="00005FA7">
          <w:rPr>
            <w:rFonts w:cs="Arial"/>
            <w:i/>
            <w:iCs/>
          </w:rPr>
          <w:t>et al.</w:t>
        </w:r>
        <w:r w:rsidRPr="00005FA7">
          <w:rPr>
            <w:rFonts w:cs="Arial"/>
          </w:rPr>
          <w:t xml:space="preserve"> 2019)</w:t>
        </w:r>
        <w:r w:rsidRPr="00881411">
          <w:fldChar w:fldCharType="end"/>
        </w:r>
        <w:r w:rsidRPr="00881411">
          <w:rPr>
            <w:lang w:val="en-GB"/>
          </w:rPr>
          <w:t xml:space="preserve"> </w:t>
        </w:r>
        <w:r w:rsidRPr="00881411">
          <w:t xml:space="preserve">of &gt;7.5m </w:t>
        </w:r>
        <w:r>
          <w:t xml:space="preserve">were used </w:t>
        </w:r>
        <w:r w:rsidRPr="00881411">
          <w:t xml:space="preserve">to define deep lakes. </w:t>
        </w:r>
        <w:r>
          <w:t>The coefficients</w:t>
        </w:r>
        <w:r w:rsidRPr="00882B14">
          <w:t xml:space="preserve"> k1, Δk1, and k2 are values of 0, 0.44,</w:t>
        </w:r>
        <w:r>
          <w:t xml:space="preserve"> </w:t>
        </w:r>
        <w:r w:rsidRPr="00882B14">
          <w:t>and 0.13</w:t>
        </w:r>
        <w:r>
          <w:t>,</w:t>
        </w:r>
        <w:r w:rsidRPr="00882B14">
          <w:t xml:space="preserve"> respectively</w:t>
        </w:r>
        <w:r>
          <w:t xml:space="preserve">. The coefficients </w:t>
        </w:r>
      </w:ins>
      <m:oMath>
        <m:sSub>
          <m:sSubPr>
            <m:ctrlPr>
              <w:ins w:id="268" w:author="Ton Snelder" w:date="2024-08-21T10:52:00Z" w16du:dateUtc="2024-08-20T22:52:00Z">
                <w:rPr>
                  <w:rFonts w:ascii="Cambria Math" w:hAnsi="Cambria Math"/>
                  <w:i/>
                </w:rPr>
              </w:ins>
            </m:ctrlPr>
          </m:sSubPr>
          <m:e>
            <m:r>
              <w:ins w:id="269" w:author="Ton Snelder" w:date="2024-08-21T10:52:00Z" w16du:dateUtc="2024-08-20T22:52:00Z">
                <w:rPr>
                  <w:rFonts w:ascii="Cambria Math" w:hAnsi="Cambria Math"/>
                </w:rPr>
                <m:t>β</m:t>
              </w:ins>
            </m:r>
          </m:e>
          <m:sub>
            <m:r>
              <w:ins w:id="270" w:author="Ton Snelder" w:date="2024-08-21T10:52:00Z" w16du:dateUtc="2024-08-20T22:52:00Z">
                <w:rPr>
                  <w:rFonts w:ascii="Cambria Math" w:hAnsi="Cambria Math"/>
                </w:rPr>
                <m:t>0</m:t>
              </w:ins>
            </m:r>
          </m:sub>
        </m:sSub>
      </m:oMath>
      <w:ins w:id="271" w:author="Ton Snelder" w:date="2024-08-21T10:52:00Z" w16du:dateUtc="2024-08-20T22:52:00Z">
        <w:r>
          <w:t xml:space="preserve">, </w:t>
        </w:r>
      </w:ins>
      <m:oMath>
        <m:sSub>
          <m:sSubPr>
            <m:ctrlPr>
              <w:ins w:id="272" w:author="Ton Snelder" w:date="2024-08-21T10:52:00Z" w16du:dateUtc="2024-08-20T22:52:00Z">
                <w:rPr>
                  <w:rFonts w:ascii="Cambria Math" w:hAnsi="Cambria Math"/>
                  <w:i/>
                </w:rPr>
              </w:ins>
            </m:ctrlPr>
          </m:sSubPr>
          <m:e>
            <m:r>
              <w:ins w:id="273" w:author="Ton Snelder" w:date="2024-08-21T10:52:00Z" w16du:dateUtc="2024-08-20T22:52:00Z">
                <w:rPr>
                  <w:rFonts w:ascii="Cambria Math" w:hAnsi="Cambria Math"/>
                </w:rPr>
                <m:t>β</m:t>
              </w:ins>
            </m:r>
          </m:e>
          <m:sub>
            <m:r>
              <w:ins w:id="274" w:author="Ton Snelder" w:date="2024-08-21T10:52:00Z" w16du:dateUtc="2024-08-20T22:52:00Z">
                <w:rPr>
                  <w:rFonts w:ascii="Cambria Math" w:hAnsi="Cambria Math"/>
                </w:rPr>
                <m:t>1</m:t>
              </w:ins>
            </m:r>
          </m:sub>
        </m:sSub>
      </m:oMath>
      <w:ins w:id="275" w:author="Ton Snelder" w:date="2024-08-21T10:52:00Z" w16du:dateUtc="2024-08-20T22:52:00Z">
        <w:r>
          <w:t xml:space="preserve">, </w:t>
        </w:r>
      </w:ins>
      <m:oMath>
        <m:sSub>
          <m:sSubPr>
            <m:ctrlPr>
              <w:ins w:id="276" w:author="Ton Snelder" w:date="2024-08-21T10:52:00Z" w16du:dateUtc="2024-08-20T22:52:00Z">
                <w:rPr>
                  <w:rFonts w:ascii="Cambria Math" w:hAnsi="Cambria Math"/>
                  <w:i/>
                </w:rPr>
              </w:ins>
            </m:ctrlPr>
          </m:sSubPr>
          <m:e>
            <m:r>
              <w:ins w:id="277" w:author="Ton Snelder" w:date="2024-08-21T10:52:00Z" w16du:dateUtc="2024-08-20T22:52:00Z">
                <w:rPr>
                  <w:rFonts w:ascii="Cambria Math" w:hAnsi="Cambria Math"/>
                </w:rPr>
                <m:t>β</m:t>
              </w:ins>
            </m:r>
          </m:e>
          <m:sub>
            <m:r>
              <w:ins w:id="278" w:author="Ton Snelder" w:date="2024-08-21T10:52:00Z" w16du:dateUtc="2024-08-20T22:52:00Z">
                <w:rPr>
                  <w:rFonts w:ascii="Cambria Math" w:hAnsi="Cambria Math"/>
                </w:rPr>
                <m:t>2</m:t>
              </w:ins>
            </m:r>
          </m:sub>
        </m:sSub>
      </m:oMath>
      <w:ins w:id="279" w:author="Ton Snelder" w:date="2024-08-21T10:52:00Z" w16du:dateUtc="2024-08-20T22:52:00Z">
        <w:r>
          <w:t xml:space="preserve"> are 1.6, 0.54 and -0.41, respectively. </w:t>
        </w:r>
      </w:ins>
    </w:p>
    <w:p w14:paraId="450AF205" w14:textId="77777777" w:rsidR="00560425" w:rsidRPr="007655E2" w:rsidRDefault="00560425" w:rsidP="00560425">
      <w:pPr>
        <w:pStyle w:val="BodyText"/>
        <w:rPr>
          <w:ins w:id="280" w:author="Ton Snelder" w:date="2024-08-21T10:52:00Z" w16du:dateUtc="2024-08-20T22:52:00Z"/>
          <w:lang w:val="en-GB"/>
        </w:rPr>
      </w:pPr>
      <w:ins w:id="281" w:author="Ton Snelder" w:date="2024-08-21T10:52:00Z" w16du:dateUtc="2024-08-20T22:52:00Z">
        <w:r>
          <w:t xml:space="preserve">Note that when the predictions from these models are back transformed, by raising to the power of 10, the results are multiplied by retransformation bias correction factors of </w:t>
        </w:r>
        <w:r w:rsidRPr="00112888">
          <w:t>1.34</w:t>
        </w:r>
        <w:r>
          <w:t xml:space="preserve"> (TP) and </w:t>
        </w:r>
        <w:r w:rsidRPr="00693187">
          <w:t xml:space="preserve">1.16 </w:t>
        </w:r>
        <w:r>
          <w:t>(TN). These values were obtained from Table 5 and</w:t>
        </w:r>
        <w:r w:rsidRPr="00693187">
          <w:t xml:space="preserve"> </w:t>
        </w:r>
        <w:r>
          <w:t>T</w:t>
        </w:r>
        <w:r w:rsidRPr="00693187">
          <w:t xml:space="preserve">able 8 </w:t>
        </w:r>
        <w:r>
          <w:t xml:space="preserve">of </w:t>
        </w:r>
        <w:r>
          <w:fldChar w:fldCharType="begin"/>
        </w:r>
        <w:r>
          <w:instrText xml:space="preserve"> ADDIN ZOTERO_ITEM CSL_CITATION {"citationID":"EWhZ2QXd","properties":{"formattedCitation":"(Abell and van Dam-Bates 2018)","plainCitation":"(Abell and van Dam-Bates 2018)","dontUpdate":true,"noteIndex":0},"citationItems":[{"id":2398,"uris":["http://zotero.org/groups/2329384/items/BQJW3G5S"],"itemData":{"id":2398,"type":"report","event-place":"Hamilton, New Zealand","genre":"Ecofish Research Ltd","page":"60","publisher-place":"Hamilton, New Zealand","title":"Modelling Reference and Current Trophic Level Index for New Zealand Lakes","author":[{"family":"Abell","given":"J."},{"family":"Dam-Bates","given":"P","non-dropping-particle":"van"}],"issued":{"date-parts":[["2018"]]}}}],"schema":"https://github.com/citation-style-language/schema/raw/master/csl-citation.json"} </w:instrText>
        </w:r>
        <w:r>
          <w:fldChar w:fldCharType="separate"/>
        </w:r>
        <w:r w:rsidRPr="009E2453">
          <w:rPr>
            <w:rFonts w:cs="Arial"/>
          </w:rPr>
          <w:t xml:space="preserve">Abell and van Dam-Bates </w:t>
        </w:r>
        <w:r>
          <w:rPr>
            <w:rFonts w:cs="Arial"/>
          </w:rPr>
          <w:t>(</w:t>
        </w:r>
        <w:r w:rsidRPr="009E2453">
          <w:rPr>
            <w:rFonts w:cs="Arial"/>
          </w:rPr>
          <w:t>2018)</w:t>
        </w:r>
        <w:r>
          <w:fldChar w:fldCharType="end"/>
        </w:r>
        <w:r>
          <w:t>, respectively.</w:t>
        </w:r>
      </w:ins>
    </w:p>
    <w:p w14:paraId="4FF376C4" w14:textId="77777777" w:rsidR="00560425" w:rsidRDefault="00560425" w:rsidP="00560425">
      <w:pPr>
        <w:pStyle w:val="BodyText"/>
        <w:rPr>
          <w:ins w:id="282" w:author="Ton Snelder" w:date="2024-08-21T10:52:00Z" w16du:dateUtc="2024-08-20T22:52:00Z"/>
        </w:rPr>
      </w:pPr>
      <w:ins w:id="283" w:author="Ton Snelder" w:date="2024-08-21T10:52:00Z" w16du:dateUtc="2024-08-20T22:52:00Z">
        <w:r>
          <w:t xml:space="preserve">Note that the above two models are the </w:t>
        </w:r>
        <w:r w:rsidRPr="003E4C54">
          <w:rPr>
            <w:i/>
            <w:iCs/>
          </w:rPr>
          <w:t>default</w:t>
        </w:r>
        <w:r>
          <w:t xml:space="preserve">. In the Waikato region, alternative models were used based on recent work by </w:t>
        </w:r>
        <w:r>
          <w:fldChar w:fldCharType="begin"/>
        </w:r>
        <w:r>
          <w:instrText xml:space="preserve"> ADDIN ZOTERO_ITEM CSL_CITATION {"citationID":"4pM13awT","properties":{"formattedCitation":"(Abell {\\i{}et al.} In prep)","plainCitation":"(Abell et al. In prep)","noteIndex":0},"citationItems":[{"id":2400,"uris":["http://zotero.org/groups/2329384/items/JKH5K6UM"],"itemData":{"id":2400,"type":"report","title":"Estimating nutrient load targets for lakes at a regional scale","author":[{"family":"Abell","given":"J."},{"family":"Özkundakci","given":"Deniz"},{"family":"McBride","given":"Chris G."},{"family":"Allan","given":"M. G."}],"issued":{"literal":"In prep"}}}],"schema":"https://github.com/citation-style-language/schema/raw/master/csl-citation.json"} </w:instrText>
        </w:r>
        <w:r>
          <w:fldChar w:fldCharType="separate"/>
        </w:r>
        <w:r w:rsidRPr="00053CA4">
          <w:rPr>
            <w:rFonts w:cs="Arial"/>
          </w:rPr>
          <w:t xml:space="preserve">(Abell </w:t>
        </w:r>
        <w:r w:rsidRPr="00053CA4">
          <w:rPr>
            <w:rFonts w:cs="Arial"/>
            <w:i/>
            <w:iCs/>
          </w:rPr>
          <w:t>et al.</w:t>
        </w:r>
        <w:r w:rsidRPr="00053CA4">
          <w:rPr>
            <w:rFonts w:cs="Arial"/>
          </w:rPr>
          <w:t xml:space="preserve"> In prep)</w:t>
        </w:r>
        <w:r>
          <w:fldChar w:fldCharType="end"/>
        </w:r>
        <w:r>
          <w:t>. F</w:t>
        </w:r>
        <w:r w:rsidRPr="00C4356B">
          <w:t>or each lake</w:t>
        </w:r>
        <w:r>
          <w:t xml:space="preserve"> in the Waikato region</w:t>
        </w:r>
        <w:r w:rsidRPr="00C4356B">
          <w:t xml:space="preserve">, the in-lake concentration of TN and TP is predicted </w:t>
        </w:r>
        <w:r>
          <w:t>as:</w:t>
        </w:r>
      </w:ins>
    </w:p>
    <w:p w14:paraId="4A202BF2" w14:textId="77777777" w:rsidR="00560425" w:rsidRDefault="00D43AA9" w:rsidP="00560425">
      <w:pPr>
        <w:pStyle w:val="BodyText"/>
        <w:jc w:val="center"/>
        <w:rPr>
          <w:ins w:id="284" w:author="Ton Snelder" w:date="2024-08-21T10:52:00Z" w16du:dateUtc="2024-08-20T22:52:00Z"/>
        </w:rPr>
      </w:pPr>
      <m:oMath>
        <m:sSub>
          <m:sSubPr>
            <m:ctrlPr>
              <w:ins w:id="285" w:author="Ton Snelder" w:date="2024-08-21T10:52:00Z" w16du:dateUtc="2024-08-20T22:52:00Z">
                <w:rPr>
                  <w:rFonts w:ascii="Cambria Math" w:hAnsi="Cambria Math"/>
                  <w:i/>
                  <w:lang w:val="en-GB"/>
                </w:rPr>
              </w:ins>
            </m:ctrlPr>
          </m:sSubPr>
          <m:e>
            <m:r>
              <w:ins w:id="286" w:author="Ton Snelder" w:date="2024-08-21T10:52:00Z" w16du:dateUtc="2024-08-20T22:52:00Z">
                <w:rPr>
                  <w:rFonts w:ascii="Cambria Math" w:hAnsi="Cambria Math"/>
                  <w:lang w:val="en-GB"/>
                </w:rPr>
                <m:t>log</m:t>
              </w:ins>
            </m:r>
          </m:e>
          <m:sub>
            <m:r>
              <w:ins w:id="287" w:author="Ton Snelder" w:date="2024-08-21T10:52:00Z" w16du:dateUtc="2024-08-20T22:52:00Z">
                <w:rPr>
                  <w:rFonts w:ascii="Cambria Math" w:hAnsi="Cambria Math"/>
                  <w:lang w:val="en-GB"/>
                </w:rPr>
                <m:t>10</m:t>
              </w:ins>
            </m:r>
          </m:sub>
        </m:sSub>
        <m:d>
          <m:dPr>
            <m:ctrlPr>
              <w:ins w:id="288" w:author="Ton Snelder" w:date="2024-08-21T10:52:00Z" w16du:dateUtc="2024-08-20T22:52:00Z">
                <w:rPr>
                  <w:rFonts w:ascii="Cambria Math" w:hAnsi="Cambria Math"/>
                  <w:i/>
                  <w:lang w:val="en-GB"/>
                </w:rPr>
              </w:ins>
            </m:ctrlPr>
          </m:dPr>
          <m:e>
            <m:sSub>
              <m:sSubPr>
                <m:ctrlPr>
                  <w:ins w:id="289" w:author="Ton Snelder" w:date="2024-08-21T10:52:00Z" w16du:dateUtc="2024-08-20T22:52:00Z">
                    <w:rPr>
                      <w:rFonts w:ascii="Cambria Math" w:hAnsi="Cambria Math"/>
                      <w:i/>
                      <w:lang w:val="en-GB"/>
                    </w:rPr>
                  </w:ins>
                </m:ctrlPr>
              </m:sSubPr>
              <m:e>
                <m:r>
                  <w:ins w:id="290" w:author="Ton Snelder" w:date="2024-08-21T10:52:00Z" w16du:dateUtc="2024-08-20T22:52:00Z">
                    <w:rPr>
                      <w:rFonts w:ascii="Cambria Math" w:hAnsi="Cambria Math"/>
                      <w:lang w:val="en-GB"/>
                    </w:rPr>
                    <m:t>Ti</m:t>
                  </w:ins>
                </m:r>
              </m:e>
              <m:sub>
                <m:r>
                  <w:ins w:id="291" w:author="Ton Snelder" w:date="2024-08-21T10:52:00Z" w16du:dateUtc="2024-08-20T22:52:00Z">
                    <w:rPr>
                      <w:rFonts w:ascii="Cambria Math" w:hAnsi="Cambria Math"/>
                      <w:lang w:val="en-GB"/>
                    </w:rPr>
                    <m:t>lake</m:t>
                  </w:ins>
                </m:r>
              </m:sub>
            </m:sSub>
          </m:e>
        </m:d>
        <m:r>
          <w:ins w:id="292" w:author="Ton Snelder" w:date="2024-08-21T10:52:00Z" w16du:dateUtc="2024-08-20T22:52:00Z">
            <m:rPr>
              <m:sty m:val="p"/>
            </m:rPr>
            <w:rPr>
              <w:rFonts w:ascii="Cambria Math" w:hAnsi="Cambria Math"/>
            </w:rPr>
            <m:t xml:space="preserve">= </m:t>
          </w:ins>
        </m:r>
        <m:sSub>
          <m:sSubPr>
            <m:ctrlPr>
              <w:ins w:id="293" w:author="Ton Snelder" w:date="2024-08-21T10:52:00Z" w16du:dateUtc="2024-08-20T22:52:00Z">
                <w:rPr>
                  <w:rFonts w:ascii="Cambria Math" w:hAnsi="Cambria Math"/>
                </w:rPr>
              </w:ins>
            </m:ctrlPr>
          </m:sSubPr>
          <m:e>
            <m:r>
              <w:ins w:id="294" w:author="Ton Snelder" w:date="2024-08-21T10:52:00Z" w16du:dateUtc="2024-08-20T22:52:00Z">
                <m:rPr>
                  <m:sty m:val="p"/>
                </m:rPr>
                <w:rPr>
                  <w:rFonts w:ascii="Cambria Math" w:hAnsi="Cambria Math"/>
                </w:rPr>
                <m:t>β</m:t>
              </w:ins>
            </m:r>
          </m:e>
          <m:sub>
            <m:r>
              <w:ins w:id="295" w:author="Ton Snelder" w:date="2024-08-21T10:52:00Z" w16du:dateUtc="2024-08-20T22:52:00Z">
                <m:rPr>
                  <m:sty m:val="p"/>
                </m:rPr>
                <w:rPr>
                  <w:rFonts w:ascii="Cambria Math" w:hAnsi="Cambria Math"/>
                </w:rPr>
                <m:t>0</m:t>
              </w:ins>
            </m:r>
          </m:sub>
        </m:sSub>
        <m:r>
          <w:ins w:id="296" w:author="Ton Snelder" w:date="2024-08-21T10:52:00Z" w16du:dateUtc="2024-08-20T22:52:00Z">
            <m:rPr>
              <m:sty m:val="p"/>
            </m:rPr>
            <w:rPr>
              <w:rFonts w:ascii="Cambria Math" w:hAnsi="Cambria Math"/>
            </w:rPr>
            <m:t>+</m:t>
          </w:ins>
        </m:r>
        <m:sSub>
          <m:sSubPr>
            <m:ctrlPr>
              <w:ins w:id="297" w:author="Ton Snelder" w:date="2024-08-21T10:52:00Z" w16du:dateUtc="2024-08-20T22:52:00Z">
                <w:rPr>
                  <w:rFonts w:ascii="Cambria Math" w:hAnsi="Cambria Math"/>
                </w:rPr>
              </w:ins>
            </m:ctrlPr>
          </m:sSubPr>
          <m:e>
            <m:r>
              <w:ins w:id="298" w:author="Ton Snelder" w:date="2024-08-21T10:52:00Z" w16du:dateUtc="2024-08-20T22:52:00Z">
                <m:rPr>
                  <m:sty m:val="p"/>
                </m:rPr>
                <w:rPr>
                  <w:rFonts w:ascii="Cambria Math" w:hAnsi="Cambria Math"/>
                </w:rPr>
                <m:t>β</m:t>
              </w:ins>
            </m:r>
          </m:e>
          <m:sub>
            <m:r>
              <w:ins w:id="299" w:author="Ton Snelder" w:date="2024-08-21T10:52:00Z" w16du:dateUtc="2024-08-20T22:52:00Z">
                <m:rPr>
                  <m:sty m:val="p"/>
                </m:rPr>
                <w:rPr>
                  <w:rFonts w:ascii="Cambria Math" w:hAnsi="Cambria Math"/>
                </w:rPr>
                <m:t>1</m:t>
              </w:ins>
            </m:r>
          </m:sub>
        </m:sSub>
        <m:f>
          <m:fPr>
            <m:ctrlPr>
              <w:ins w:id="300" w:author="Ton Snelder" w:date="2024-08-21T10:52:00Z" w16du:dateUtc="2024-08-20T22:52:00Z">
                <w:rPr>
                  <w:rFonts w:ascii="Cambria Math" w:hAnsi="Cambria Math"/>
                </w:rPr>
              </w:ins>
            </m:ctrlPr>
          </m:fPr>
          <m:num>
            <m:sSub>
              <m:sSubPr>
                <m:ctrlPr>
                  <w:ins w:id="301" w:author="Ton Snelder" w:date="2024-08-21T10:52:00Z" w16du:dateUtc="2024-08-20T22:52:00Z">
                    <w:rPr>
                      <w:rFonts w:ascii="Cambria Math" w:hAnsi="Cambria Math"/>
                    </w:rPr>
                  </w:ins>
                </m:ctrlPr>
              </m:sSubPr>
              <m:e>
                <m:sSub>
                  <m:sSubPr>
                    <m:ctrlPr>
                      <w:ins w:id="302" w:author="Ton Snelder" w:date="2024-08-21T10:52:00Z" w16du:dateUtc="2024-08-20T22:52:00Z">
                        <w:rPr>
                          <w:rFonts w:ascii="Cambria Math" w:hAnsi="Cambria Math"/>
                          <w:i/>
                          <w:lang w:val="de-DE"/>
                        </w:rPr>
                      </w:ins>
                    </m:ctrlPr>
                  </m:sSubPr>
                  <m:e>
                    <m:r>
                      <w:ins w:id="303" w:author="Ton Snelder" w:date="2024-08-21T10:52:00Z" w16du:dateUtc="2024-08-20T22:52:00Z">
                        <w:rPr>
                          <w:rFonts w:ascii="Cambria Math" w:hAnsi="Cambria Math"/>
                          <w:lang w:val="de-DE"/>
                        </w:rPr>
                        <m:t>log</m:t>
                      </w:ins>
                    </m:r>
                  </m:e>
                  <m:sub>
                    <m:r>
                      <w:ins w:id="304" w:author="Ton Snelder" w:date="2024-08-21T10:52:00Z" w16du:dateUtc="2024-08-20T22:52:00Z">
                        <w:rPr>
                          <w:rFonts w:ascii="Cambria Math" w:hAnsi="Cambria Math"/>
                        </w:rPr>
                        <m:t>10</m:t>
                      </w:ins>
                    </m:r>
                  </m:sub>
                </m:sSub>
                <m:r>
                  <w:ins w:id="305" w:author="Ton Snelder" w:date="2024-08-21T10:52:00Z" w16du:dateUtc="2024-08-20T22:52:00Z">
                    <m:rPr>
                      <m:sty m:val="p"/>
                    </m:rPr>
                    <w:rPr>
                      <w:rFonts w:ascii="Cambria Math" w:hAnsi="Cambria Math"/>
                    </w:rPr>
                    <m:t>T</m:t>
                  </w:ins>
                </m:r>
                <m:r>
                  <w:ins w:id="306" w:author="Ton Snelder" w:date="2024-08-21T10:52:00Z" w16du:dateUtc="2024-08-20T22:52:00Z">
                    <w:rPr>
                      <w:rFonts w:ascii="Cambria Math" w:hAnsi="Cambria Math"/>
                    </w:rPr>
                    <m:t>i</m:t>
                  </w:ins>
                </m:r>
              </m:e>
              <m:sub>
                <m:r>
                  <w:ins w:id="307" w:author="Ton Snelder" w:date="2024-08-21T10:52:00Z" w16du:dateUtc="2024-08-20T22:52:00Z">
                    <m:rPr>
                      <m:sty m:val="p"/>
                    </m:rPr>
                    <w:rPr>
                      <w:rFonts w:ascii="Cambria Math" w:hAnsi="Cambria Math"/>
                    </w:rPr>
                    <m:t>in</m:t>
                  </w:ins>
                </m:r>
              </m:sub>
            </m:sSub>
          </m:num>
          <m:den>
            <m:r>
              <w:ins w:id="308" w:author="Ton Snelder" w:date="2024-08-21T10:52:00Z" w16du:dateUtc="2024-08-20T22:52:00Z">
                <m:rPr>
                  <m:sty m:val="p"/>
                </m:rPr>
                <w:rPr>
                  <w:rFonts w:ascii="Cambria Math" w:hAnsi="Cambria Math"/>
                </w:rPr>
                <m:t>1+</m:t>
              </w:ins>
            </m:r>
            <m:rad>
              <m:radPr>
                <m:degHide m:val="1"/>
                <m:ctrlPr>
                  <w:ins w:id="309" w:author="Ton Snelder" w:date="2024-08-21T10:52:00Z" w16du:dateUtc="2024-08-20T22:52:00Z">
                    <w:rPr>
                      <w:rFonts w:ascii="Cambria Math" w:hAnsi="Cambria Math"/>
                    </w:rPr>
                  </w:ins>
                </m:ctrlPr>
              </m:radPr>
              <m:deg/>
              <m:e>
                <m:sSub>
                  <m:sSubPr>
                    <m:ctrlPr>
                      <w:ins w:id="310" w:author="Ton Snelder" w:date="2024-08-21T10:52:00Z" w16du:dateUtc="2024-08-20T22:52:00Z">
                        <w:rPr>
                          <w:rFonts w:ascii="Cambria Math" w:hAnsi="Cambria Math"/>
                        </w:rPr>
                      </w:ins>
                    </m:ctrlPr>
                  </m:sSubPr>
                  <m:e>
                    <m:r>
                      <w:ins w:id="311" w:author="Ton Snelder" w:date="2024-08-21T10:52:00Z" w16du:dateUtc="2024-08-20T22:52:00Z">
                        <m:rPr>
                          <m:sty m:val="p"/>
                        </m:rPr>
                        <w:rPr>
                          <w:rFonts w:ascii="Cambria Math" w:hAnsi="Cambria Math"/>
                        </w:rPr>
                        <m:t>τ</m:t>
                      </w:ins>
                    </m:r>
                  </m:e>
                  <m:sub>
                    <m:r>
                      <w:ins w:id="312" w:author="Ton Snelder" w:date="2024-08-21T10:52:00Z" w16du:dateUtc="2024-08-20T22:52:00Z">
                        <m:rPr>
                          <m:sty m:val="p"/>
                        </m:rPr>
                        <w:rPr>
                          <w:rFonts w:ascii="Cambria Math" w:hAnsi="Cambria Math"/>
                        </w:rPr>
                        <m:t>w</m:t>
                      </w:ins>
                    </m:r>
                  </m:sub>
                </m:sSub>
              </m:e>
            </m:rad>
          </m:den>
        </m:f>
      </m:oMath>
      <w:ins w:id="313" w:author="Ton Snelder" w:date="2024-08-21T10:52:00Z" w16du:dateUtc="2024-08-20T22:52:00Z">
        <w:r w:rsidR="00560425">
          <w:tab/>
        </w:r>
        <w:r w:rsidR="00560425">
          <w:tab/>
        </w:r>
        <w:r w:rsidR="00560425">
          <w:tab/>
        </w:r>
        <w:r w:rsidR="00560425" w:rsidRPr="00881411">
          <w:rPr>
            <w:lang w:val="en-GB"/>
          </w:rPr>
          <w:t xml:space="preserve">Equation </w:t>
        </w:r>
        <w:r w:rsidR="00560425">
          <w:rPr>
            <w:lang w:val="en-GB"/>
          </w:rPr>
          <w:t>3</w:t>
        </w:r>
      </w:ins>
    </w:p>
    <w:p w14:paraId="4F42CE96" w14:textId="77777777" w:rsidR="00560425" w:rsidRDefault="00560425" w:rsidP="00560425">
      <w:pPr>
        <w:pStyle w:val="BodyText"/>
        <w:rPr>
          <w:ins w:id="314" w:author="Ton Snelder" w:date="2024-08-21T10:52:00Z" w16du:dateUtc="2024-08-20T22:52:00Z"/>
        </w:rPr>
      </w:pPr>
      <w:ins w:id="315" w:author="Ton Snelder" w:date="2024-08-21T10:52:00Z" w16du:dateUtc="2024-08-20T22:52:00Z">
        <w:r>
          <w:t xml:space="preserve">Where </w:t>
        </w:r>
        <w:proofErr w:type="spellStart"/>
        <w:r>
          <w:t>i</w:t>
        </w:r>
        <w:proofErr w:type="spellEnd"/>
        <w:r>
          <w:t xml:space="preserve"> represents either nutrient TN or TP and </w:t>
        </w:r>
        <w:proofErr w:type="spellStart"/>
        <w:r w:rsidRPr="30FA73C5">
          <w:rPr>
            <w:i/>
            <w:iCs/>
            <w:lang w:val="en-GB"/>
          </w:rPr>
          <w:t>T</w:t>
        </w:r>
        <w:r>
          <w:rPr>
            <w:i/>
            <w:iCs/>
            <w:lang w:val="en-GB"/>
          </w:rPr>
          <w:t>i</w:t>
        </w:r>
        <w:r w:rsidRPr="30FA73C5">
          <w:rPr>
            <w:i/>
            <w:iCs/>
            <w:vertAlign w:val="subscript"/>
            <w:lang w:val="en-GB"/>
          </w:rPr>
          <w:t>lake</w:t>
        </w:r>
        <w:proofErr w:type="spellEnd"/>
        <w:r>
          <w:rPr>
            <w:i/>
            <w:iCs/>
            <w:vertAlign w:val="subscript"/>
            <w:lang w:val="en-GB"/>
          </w:rPr>
          <w:t xml:space="preserve"> </w:t>
        </w:r>
        <w:r>
          <w:t xml:space="preserve">is </w:t>
        </w:r>
        <w:r w:rsidRPr="00881411">
          <w:rPr>
            <w:lang w:val="en-GB"/>
          </w:rPr>
          <w:t xml:space="preserve">are median </w:t>
        </w:r>
        <w:r>
          <w:rPr>
            <w:lang w:val="en-GB"/>
          </w:rPr>
          <w:t xml:space="preserve">in-lake </w:t>
        </w:r>
        <w:r w:rsidRPr="00881411">
          <w:rPr>
            <w:lang w:val="en-GB"/>
          </w:rPr>
          <w:t>concentrations of (mg m</w:t>
        </w:r>
        <w:r w:rsidRPr="00881411">
          <w:rPr>
            <w:vertAlign w:val="superscript"/>
            <w:lang w:val="en-GB"/>
          </w:rPr>
          <w:t>-3</w:t>
        </w:r>
        <w:r w:rsidRPr="00881411">
          <w:rPr>
            <w:lang w:val="en-GB"/>
          </w:rPr>
          <w:t>),</w:t>
        </w:r>
        <w:r>
          <w:rPr>
            <w:lang w:val="en-GB"/>
          </w:rPr>
          <w:t xml:space="preserve"> and </w:t>
        </w:r>
      </w:ins>
      <m:oMath>
        <m:sSub>
          <m:sSubPr>
            <m:ctrlPr>
              <w:ins w:id="316" w:author="Ton Snelder" w:date="2024-08-21T10:52:00Z" w16du:dateUtc="2024-08-20T22:52:00Z">
                <w:rPr>
                  <w:rFonts w:ascii="Cambria Math" w:hAnsi="Cambria Math"/>
                  <w:i/>
                </w:rPr>
              </w:ins>
            </m:ctrlPr>
          </m:sSubPr>
          <m:e>
            <m:r>
              <w:ins w:id="317" w:author="Ton Snelder" w:date="2024-08-21T10:52:00Z" w16du:dateUtc="2024-08-20T22:52:00Z">
                <w:rPr>
                  <w:rFonts w:ascii="Cambria Math" w:hAnsi="Cambria Math"/>
                </w:rPr>
                <m:t>Ti</m:t>
              </w:ins>
            </m:r>
          </m:e>
          <m:sub>
            <m:r>
              <w:ins w:id="318" w:author="Ton Snelder" w:date="2024-08-21T10:52:00Z" w16du:dateUtc="2024-08-20T22:52:00Z">
                <w:rPr>
                  <w:rFonts w:ascii="Cambria Math" w:hAnsi="Cambria Math"/>
                </w:rPr>
                <m:t>in</m:t>
              </w:ins>
            </m:r>
          </m:sub>
        </m:sSub>
      </m:oMath>
      <w:ins w:id="319" w:author="Ton Snelder" w:date="2024-08-21T10:52:00Z" w16du:dateUtc="2024-08-20T22:52:00Z">
        <w:r>
          <w:t xml:space="preserve"> </w:t>
        </w:r>
        <w:r w:rsidRPr="00C4356B">
          <w:t xml:space="preserve">is the mean flow weighted concentration of TN </w:t>
        </w:r>
        <w:r>
          <w:t>or</w:t>
        </w:r>
        <w:r w:rsidRPr="00C4356B">
          <w:t xml:space="preserve"> TP</w:t>
        </w:r>
        <w:r>
          <w:t xml:space="preserve">. The coefficients </w:t>
        </w:r>
      </w:ins>
      <m:oMath>
        <m:sSub>
          <m:sSubPr>
            <m:ctrlPr>
              <w:ins w:id="320" w:author="Ton Snelder" w:date="2024-08-21T10:52:00Z" w16du:dateUtc="2024-08-20T22:52:00Z">
                <w:rPr>
                  <w:rFonts w:ascii="Cambria Math" w:hAnsi="Cambria Math"/>
                  <w:i/>
                </w:rPr>
              </w:ins>
            </m:ctrlPr>
          </m:sSubPr>
          <m:e>
            <m:r>
              <w:ins w:id="321" w:author="Ton Snelder" w:date="2024-08-21T10:52:00Z" w16du:dateUtc="2024-08-20T22:52:00Z">
                <w:rPr>
                  <w:rFonts w:ascii="Cambria Math" w:hAnsi="Cambria Math"/>
                </w:rPr>
                <m:t>β</m:t>
              </w:ins>
            </m:r>
          </m:e>
          <m:sub>
            <m:r>
              <w:ins w:id="322" w:author="Ton Snelder" w:date="2024-08-21T10:52:00Z" w16du:dateUtc="2024-08-20T22:52:00Z">
                <w:rPr>
                  <w:rFonts w:ascii="Cambria Math" w:hAnsi="Cambria Math"/>
                </w:rPr>
                <m:t>0</m:t>
              </w:ins>
            </m:r>
          </m:sub>
        </m:sSub>
      </m:oMath>
      <w:ins w:id="323" w:author="Ton Snelder" w:date="2024-08-21T10:52:00Z" w16du:dateUtc="2024-08-20T22:52:00Z">
        <w:r>
          <w:t xml:space="preserve">, </w:t>
        </w:r>
      </w:ins>
      <m:oMath>
        <m:sSub>
          <m:sSubPr>
            <m:ctrlPr>
              <w:ins w:id="324" w:author="Ton Snelder" w:date="2024-08-21T10:52:00Z" w16du:dateUtc="2024-08-20T22:52:00Z">
                <w:rPr>
                  <w:rFonts w:ascii="Cambria Math" w:hAnsi="Cambria Math"/>
                  <w:i/>
                </w:rPr>
              </w:ins>
            </m:ctrlPr>
          </m:sSubPr>
          <m:e>
            <m:r>
              <w:ins w:id="325" w:author="Ton Snelder" w:date="2024-08-21T10:52:00Z" w16du:dateUtc="2024-08-20T22:52:00Z">
                <w:rPr>
                  <w:rFonts w:ascii="Cambria Math" w:hAnsi="Cambria Math"/>
                </w:rPr>
                <m:t>β</m:t>
              </w:ins>
            </m:r>
          </m:e>
          <m:sub>
            <m:r>
              <w:ins w:id="326" w:author="Ton Snelder" w:date="2024-08-21T10:52:00Z" w16du:dateUtc="2024-08-20T22:52:00Z">
                <w:rPr>
                  <w:rFonts w:ascii="Cambria Math" w:hAnsi="Cambria Math"/>
                </w:rPr>
                <m:t>1</m:t>
              </w:ins>
            </m:r>
          </m:sub>
        </m:sSub>
      </m:oMath>
      <w:ins w:id="327" w:author="Ton Snelder" w:date="2024-08-21T10:52:00Z" w16du:dateUtc="2024-08-20T22:52:00Z">
        <w:r>
          <w:t xml:space="preserve"> are</w:t>
        </w:r>
        <w:r w:rsidRPr="0082486A">
          <w:t xml:space="preserve"> 2.3969 and 0.3564 respectively for the TN model and 0.9217 and 0.6172 respectively for the TP model</w:t>
        </w:r>
        <w:r>
          <w:t xml:space="preserve">. As for the default equations, when the Waikato region model predictions are back transformed, by raising to the power of 10, the results are multiplied by retransformation bias correction factors of </w:t>
        </w:r>
        <w:r w:rsidRPr="00112888">
          <w:t>1.</w:t>
        </w:r>
        <w:r>
          <w:t>24 (TN) and 1.34 (TP), respectively.</w:t>
        </w:r>
      </w:ins>
    </w:p>
    <w:p w14:paraId="50FC2B01" w14:textId="77777777" w:rsidR="00560425" w:rsidRDefault="00560425" w:rsidP="00560425">
      <w:pPr>
        <w:pStyle w:val="BodyText"/>
        <w:rPr>
          <w:ins w:id="328" w:author="Ton Snelder" w:date="2024-08-21T10:52:00Z" w16du:dateUtc="2024-08-20T22:52:00Z"/>
        </w:rPr>
      </w:pPr>
      <w:ins w:id="329" w:author="Ton Snelder" w:date="2024-08-21T10:52:00Z" w16du:dateUtc="2024-08-20T22:52:00Z">
        <w:r>
          <w:t xml:space="preserve">In the Canterbury region, we used alternative coefficients for Equation 2 that were fitted by </w:t>
        </w:r>
        <w:r>
          <w:fldChar w:fldCharType="begin"/>
        </w:r>
        <w:r>
          <w:instrText xml:space="preserve"> ADDIN ZOTERO_ITEM CSL_CITATION {"citationID":"EbjSOfUM","properties":{"formattedCitation":"(Fraser 2024)","plainCitation":"(Fraser 2024)","noteIndex":0},"citationItems":[{"id":2389,"uris":["http://zotero.org/groups/2329384/items/QMXTTSG4"],"itemData":{"id":2389,"type":"report","event-place":"Christchurch, New Zealand","genre":"LWP Client Report","number":"2024-07","page":"126","publisher":"LWP Ltd","publisher-place":"Christchurch, New Zealand","title":"Assessment of Nutrient Load Reductions Required to Achieve Target Attribute States in the Rivers, Lakes and Estuaries of the Canterbury Region","author":[{"family":"Fraser","given":"C"}],"issued":{"date-parts":[["2024"]]}}}],"schema":"https://github.com/citation-style-language/schema/raw/master/csl-citation.json"} </w:instrText>
        </w:r>
        <w:r>
          <w:fldChar w:fldCharType="separate"/>
        </w:r>
        <w:r w:rsidRPr="00AB538B">
          <w:rPr>
            <w:rFonts w:cs="Arial"/>
          </w:rPr>
          <w:t>(Fraser 2024)</w:t>
        </w:r>
        <w:r>
          <w:fldChar w:fldCharType="end"/>
        </w:r>
        <w:r>
          <w:t>. The coefficients</w:t>
        </w:r>
        <w:r w:rsidRPr="00882B14">
          <w:t xml:space="preserve"> k1, Δk1, and k2 </w:t>
        </w:r>
        <w:r>
          <w:t xml:space="preserve">for Canterbury </w:t>
        </w:r>
        <w:r w:rsidRPr="00882B14">
          <w:t xml:space="preserve">are </w:t>
        </w:r>
        <w:r w:rsidRPr="00F80F29">
          <w:t>0.09288</w:t>
        </w:r>
        <w:r w:rsidRPr="00882B14">
          <w:t xml:space="preserve">, </w:t>
        </w:r>
        <w:r w:rsidRPr="00117573">
          <w:t>0.826</w:t>
        </w:r>
        <w:r w:rsidRPr="00882B14">
          <w:t>,</w:t>
        </w:r>
        <w:r>
          <w:t xml:space="preserve"> </w:t>
        </w:r>
        <w:r w:rsidRPr="00882B14">
          <w:t xml:space="preserve">and </w:t>
        </w:r>
        <w:r w:rsidRPr="00117573">
          <w:t>0.0205</w:t>
        </w:r>
        <w:r>
          <w:t>,</w:t>
        </w:r>
        <w:r w:rsidRPr="00882B14">
          <w:t xml:space="preserve"> respectively</w:t>
        </w:r>
        <w:r>
          <w:t xml:space="preserve">. As for the default equations, when the Canterbury region TP model predictions are back transformed, by raising to the power of 10, the results are multiplied by retransformation bias correction factors of </w:t>
        </w:r>
        <w:r w:rsidRPr="00112888">
          <w:t>1.</w:t>
        </w:r>
        <w:r>
          <w:t>696.</w:t>
        </w:r>
      </w:ins>
    </w:p>
    <w:p w14:paraId="67B1E89D" w14:textId="77777777" w:rsidR="00170CC0" w:rsidRDefault="00170CC0">
      <w:pPr>
        <w:rPr>
          <w:ins w:id="330" w:author="Ton Snelder" w:date="2024-08-21T10:51:00Z" w16du:dateUtc="2024-08-20T22:51:00Z"/>
        </w:rPr>
      </w:pPr>
    </w:p>
    <w:p w14:paraId="54153A0E" w14:textId="77777777" w:rsidR="00D76E3A" w:rsidRPr="00903F1A" w:rsidRDefault="00D76E3A" w:rsidP="00D76E3A">
      <w:pPr>
        <w:pStyle w:val="BodyText"/>
        <w:rPr>
          <w:ins w:id="331" w:author="Ton Snelder" w:date="2024-08-21T10:53:00Z" w16du:dateUtc="2024-08-20T22:53:00Z"/>
        </w:rPr>
      </w:pPr>
      <w:ins w:id="332" w:author="Ton Snelder" w:date="2024-08-21T10:53:00Z" w16du:dateUtc="2024-08-20T22:53:00Z">
        <w:r>
          <w:rPr>
            <w:lang w:val="en-GB"/>
          </w:rPr>
          <w:t xml:space="preserve">Predictions of </w:t>
        </w:r>
        <w:r w:rsidRPr="005F3F4D">
          <w:rPr>
            <w:lang w:val="en-GB"/>
          </w:rPr>
          <w:t>in-lake concentrations chlorophyll</w:t>
        </w:r>
        <w:r>
          <w:rPr>
            <w:lang w:val="en-GB"/>
          </w:rPr>
          <w:t xml:space="preserve"> and lake Secchi depth made </w:t>
        </w:r>
        <w:r w:rsidRPr="00881411">
          <w:rPr>
            <w:lang w:val="en-GB"/>
          </w:rPr>
          <w:t xml:space="preserve">by coupling </w:t>
        </w:r>
        <w:r>
          <w:rPr>
            <w:lang w:val="en-GB"/>
          </w:rPr>
          <w:t xml:space="preserve">in-lake concentrations of TN and TP </w:t>
        </w:r>
        <w:r w:rsidRPr="00881411">
          <w:rPr>
            <w:lang w:val="en-GB"/>
          </w:rPr>
          <w:t xml:space="preserve">with empirical models of </w:t>
        </w:r>
        <w:r>
          <w:rPr>
            <w:lang w:val="en-GB"/>
          </w:rPr>
          <w:fldChar w:fldCharType="begin"/>
        </w:r>
        <w:r>
          <w:rPr>
            <w:lang w:val="en-GB"/>
          </w:rPr>
          <w:instrText xml:space="preserve"> ADDIN ZOTERO_ITEM CSL_CITATION {"citationID":"v7VtL5xb","properties":{"formattedCitation":"(Abell and van Dam-Bates 2018)","plainCitation":"(Abell and van Dam-Bates 2018)","noteIndex":0},"citationItems":[{"id":2398,"uris":["http://zotero.org/groups/2329384/items/BQJW3G5S"],"itemData":{"id":2398,"type":"report","event-place":"Hamilton, New Zealand","genre":"Ecofish Research Ltd","page":"60","publisher-place":"Hamilton, New Zealand","title":"Modelling Reference and Current Trophic Level Index for New Zealand Lakes","author":[{"family":"Abell","given":"J."},{"family":"Dam-Bates","given":"P","non-dropping-particle":"van"}],"issued":{"date-parts":[["2018"]]}}}],"schema":"https://github.com/citation-style-language/schema/raw/master/csl-citation.json"} </w:instrText>
        </w:r>
        <w:r>
          <w:rPr>
            <w:lang w:val="en-GB"/>
          </w:rPr>
          <w:fldChar w:fldCharType="separate"/>
        </w:r>
        <w:r w:rsidRPr="00DF02BE">
          <w:rPr>
            <w:rFonts w:ascii="Aptos" w:hAnsi="Aptos"/>
          </w:rPr>
          <w:t>(Abell and van Dam-Bates 2018)</w:t>
        </w:r>
        <w:r>
          <w:rPr>
            <w:lang w:val="en-GB"/>
          </w:rPr>
          <w:fldChar w:fldCharType="end"/>
        </w:r>
        <w:r>
          <w:rPr>
            <w:lang w:val="en-GB"/>
          </w:rPr>
          <w:t>.</w:t>
        </w:r>
      </w:ins>
    </w:p>
    <w:p w14:paraId="4D612093" w14:textId="77777777" w:rsidR="00D76E3A" w:rsidRPr="00C4356B" w:rsidRDefault="00D76E3A" w:rsidP="00D76E3A">
      <w:pPr>
        <w:pStyle w:val="BodyText"/>
        <w:rPr>
          <w:ins w:id="333" w:author="Ton Snelder" w:date="2024-08-21T10:53:00Z" w16du:dateUtc="2024-08-20T22:53:00Z"/>
        </w:rPr>
      </w:pPr>
      <w:ins w:id="334" w:author="Ton Snelder" w:date="2024-08-21T10:53:00Z" w16du:dateUtc="2024-08-20T22:53:00Z">
        <w:r w:rsidRPr="00C4356B">
          <w:t xml:space="preserve">For each lake, the in-lake concentration of </w:t>
        </w:r>
        <w:r w:rsidRPr="005F3F4D">
          <w:rPr>
            <w:lang w:val="en-GB"/>
          </w:rPr>
          <w:t>chlorophyll</w:t>
        </w:r>
        <w:r>
          <w:rPr>
            <w:lang w:val="en-GB"/>
          </w:rPr>
          <w:t xml:space="preserve"> and lake Secchi depth </w:t>
        </w:r>
        <w:r w:rsidRPr="00C4356B">
          <w:t xml:space="preserve">is predicted using the following default models from </w:t>
        </w:r>
        <w:r w:rsidRPr="00C4356B">
          <w:fldChar w:fldCharType="begin"/>
        </w:r>
        <w:r>
          <w:instrText xml:space="preserve"> ADDIN ZOTERO_ITEM CSL_CITATION {"citationID":"2guRDtR1","properties":{"formattedCitation":"(Abell {\\i{}et al.} 2019)","plainCitation":"(Abell et al. 2019)","dontUpdate":true,"noteIndex":0},"citationItems":[{"id":1465,"uris":["http://zotero.org/groups/2329384/items/4P53HHIH"],"itemData":{"id":1465,"type":"article-journal","container-title":"Environmental science &amp; technology","issue":"16","note":"publisher: ACS Publications","page":"9439–9452","source":"Google Scholar","title":"Quantifying the Extent of Anthropogenic Eutrophication of Lakes at a National Scale in New Zealand","volume":"53","author":[{"family":"Abell","given":"Jonathan M."},{"family":"Özkundakci","given":"Deniz"},{"family":"Hamilton","given":"David P."},{"family":"Dam-Bates","given":"Paul","non-dropping-particle":"van"},{"family":"Mcdowell","given":"Richard W."}],"issued":{"date-parts":[["2019"]]}}}],"schema":"https://github.com/citation-style-language/schema/raw/master/csl-citation.json"} </w:instrText>
        </w:r>
        <w:r w:rsidRPr="00C4356B">
          <w:fldChar w:fldCharType="separate"/>
        </w:r>
        <w:r w:rsidRPr="00C4356B">
          <w:t>Abell et al. (2019</w:t>
        </w:r>
        <w:r w:rsidRPr="00C4356B">
          <w:fldChar w:fldCharType="end"/>
        </w:r>
        <w:r w:rsidRPr="00C4356B">
          <w:t>, equation 8 and equation 6):</w:t>
        </w:r>
      </w:ins>
    </w:p>
    <w:p w14:paraId="222B7A0D" w14:textId="77777777" w:rsidR="00D76E3A" w:rsidRDefault="00D43AA9" w:rsidP="00D76E3A">
      <w:pPr>
        <w:pStyle w:val="BodyText"/>
        <w:jc w:val="center"/>
        <w:rPr>
          <w:ins w:id="335" w:author="Ton Snelder" w:date="2024-08-21T10:53:00Z" w16du:dateUtc="2024-08-20T22:53:00Z"/>
          <w:lang w:val="en-GB"/>
        </w:rPr>
      </w:pPr>
      <m:oMath>
        <m:sSub>
          <m:sSubPr>
            <m:ctrlPr>
              <w:ins w:id="336" w:author="Ton Snelder" w:date="2024-08-21T10:53:00Z" w16du:dateUtc="2024-08-20T22:53:00Z">
                <w:rPr>
                  <w:rFonts w:ascii="Cambria Math" w:hAnsi="Cambria Math"/>
                  <w:i/>
                  <w:lang w:val="en-GB"/>
                </w:rPr>
              </w:ins>
            </m:ctrlPr>
          </m:sSubPr>
          <m:e>
            <m:r>
              <w:ins w:id="337" w:author="Ton Snelder" w:date="2024-08-21T10:53:00Z" w16du:dateUtc="2024-08-20T22:53:00Z">
                <w:rPr>
                  <w:rFonts w:ascii="Cambria Math" w:hAnsi="Cambria Math"/>
                  <w:lang w:val="en-GB"/>
                </w:rPr>
                <m:t>log</m:t>
              </w:ins>
            </m:r>
          </m:e>
          <m:sub>
            <m:r>
              <w:ins w:id="338" w:author="Ton Snelder" w:date="2024-08-21T10:53:00Z" w16du:dateUtc="2024-08-20T22:53:00Z">
                <w:rPr>
                  <w:rFonts w:ascii="Cambria Math" w:hAnsi="Cambria Math"/>
                  <w:lang w:val="en-GB"/>
                </w:rPr>
                <m:t>10</m:t>
              </w:ins>
            </m:r>
          </m:sub>
        </m:sSub>
        <m:d>
          <m:dPr>
            <m:ctrlPr>
              <w:ins w:id="339" w:author="Ton Snelder" w:date="2024-08-21T10:53:00Z" w16du:dateUtc="2024-08-20T22:53:00Z">
                <w:rPr>
                  <w:rFonts w:ascii="Cambria Math" w:hAnsi="Cambria Math"/>
                  <w:i/>
                  <w:lang w:val="en-GB"/>
                </w:rPr>
              </w:ins>
            </m:ctrlPr>
          </m:dPr>
          <m:e>
            <m:r>
              <w:ins w:id="340" w:author="Ton Snelder" w:date="2024-08-21T10:53:00Z" w16du:dateUtc="2024-08-20T22:53:00Z">
                <w:rPr>
                  <w:rFonts w:ascii="Cambria Math" w:hAnsi="Cambria Math"/>
                  <w:lang w:val="en-GB"/>
                </w:rPr>
                <m:t>C</m:t>
              </w:ins>
            </m:r>
            <m:r>
              <w:ins w:id="341" w:author="Ton Snelder" w:date="2024-08-21T10:53:00Z" w16du:dateUtc="2024-08-20T22:53:00Z">
                <w:rPr>
                  <w:rFonts w:ascii="Cambria Math" w:hAnsi="Cambria Math"/>
                  <w:lang w:val="en-GB"/>
                </w:rPr>
                <m:t>h</m:t>
              </w:ins>
            </m:r>
            <m:r>
              <w:ins w:id="342" w:author="Ton Snelder" w:date="2024-08-21T10:53:00Z" w16du:dateUtc="2024-08-20T22:53:00Z">
                <w:rPr>
                  <w:rFonts w:ascii="Cambria Math" w:hAnsi="Cambria Math"/>
                  <w:lang w:val="en-GB"/>
                </w:rPr>
                <m:t>la</m:t>
              </w:ins>
            </m:r>
          </m:e>
        </m:d>
        <m:r>
          <w:ins w:id="343" w:author="Ton Snelder" w:date="2024-08-21T10:53:00Z" w16du:dateUtc="2024-08-20T22:53:00Z">
            <w:rPr>
              <w:rFonts w:ascii="Cambria Math" w:hAnsi="Cambria Math"/>
              <w:lang w:val="en-GB"/>
            </w:rPr>
            <m:t>=</m:t>
          </w:ins>
        </m:r>
        <m:sSub>
          <m:sSubPr>
            <m:ctrlPr>
              <w:ins w:id="344" w:author="Ton Snelder" w:date="2024-08-21T10:53:00Z" w16du:dateUtc="2024-08-20T22:53:00Z">
                <w:rPr>
                  <w:rFonts w:ascii="Cambria Math" w:hAnsi="Cambria Math"/>
                  <w:i/>
                  <w:lang w:val="en-GB"/>
                </w:rPr>
              </w:ins>
            </m:ctrlPr>
          </m:sSubPr>
          <m:e>
            <m:r>
              <w:ins w:id="345" w:author="Ton Snelder" w:date="2024-08-21T10:53:00Z" w16du:dateUtc="2024-08-20T22:53:00Z">
                <w:rPr>
                  <w:rFonts w:ascii="Cambria Math" w:hAnsi="Cambria Math"/>
                  <w:lang w:val="en-GB"/>
                </w:rPr>
                <m:t>β</m:t>
              </w:ins>
            </m:r>
          </m:e>
          <m:sub>
            <m:r>
              <w:ins w:id="346" w:author="Ton Snelder" w:date="2024-08-21T10:53:00Z" w16du:dateUtc="2024-08-20T22:53:00Z">
                <w:rPr>
                  <w:rFonts w:ascii="Cambria Math" w:hAnsi="Cambria Math"/>
                  <w:lang w:val="en-GB"/>
                </w:rPr>
                <m:t>0</m:t>
              </w:ins>
            </m:r>
          </m:sub>
        </m:sSub>
        <m:r>
          <w:ins w:id="347" w:author="Ton Snelder" w:date="2024-08-21T10:53:00Z" w16du:dateUtc="2024-08-20T22:53:00Z">
            <w:rPr>
              <w:rFonts w:ascii="Cambria Math" w:hAnsi="Cambria Math"/>
              <w:lang w:val="en-GB"/>
            </w:rPr>
            <m:t>+</m:t>
          </w:ins>
        </m:r>
        <m:sSub>
          <m:sSubPr>
            <m:ctrlPr>
              <w:ins w:id="348" w:author="Ton Snelder" w:date="2024-08-21T10:53:00Z" w16du:dateUtc="2024-08-20T22:53:00Z">
                <w:rPr>
                  <w:rFonts w:ascii="Cambria Math" w:hAnsi="Cambria Math"/>
                  <w:i/>
                  <w:lang w:val="en-GB"/>
                </w:rPr>
              </w:ins>
            </m:ctrlPr>
          </m:sSubPr>
          <m:e>
            <m:r>
              <w:ins w:id="349" w:author="Ton Snelder" w:date="2024-08-21T10:53:00Z" w16du:dateUtc="2024-08-20T22:53:00Z">
                <w:rPr>
                  <w:rFonts w:ascii="Cambria Math" w:hAnsi="Cambria Math"/>
                  <w:lang w:val="en-GB"/>
                </w:rPr>
                <m:t>β</m:t>
              </w:ins>
            </m:r>
          </m:e>
          <m:sub>
            <m:r>
              <w:ins w:id="350" w:author="Ton Snelder" w:date="2024-08-21T10:53:00Z" w16du:dateUtc="2024-08-20T22:53:00Z">
                <w:rPr>
                  <w:rFonts w:ascii="Cambria Math" w:hAnsi="Cambria Math"/>
                  <w:lang w:val="en-GB"/>
                </w:rPr>
                <m:t>1</m:t>
              </w:ins>
            </m:r>
          </m:sub>
        </m:sSub>
        <m:sSub>
          <m:sSubPr>
            <m:ctrlPr>
              <w:ins w:id="351" w:author="Ton Snelder" w:date="2024-08-21T10:53:00Z" w16du:dateUtc="2024-08-20T22:53:00Z">
                <w:rPr>
                  <w:rFonts w:ascii="Cambria Math" w:hAnsi="Cambria Math"/>
                  <w:i/>
                  <w:lang w:val="en-GB"/>
                </w:rPr>
              </w:ins>
            </m:ctrlPr>
          </m:sSubPr>
          <m:e>
            <m:r>
              <w:ins w:id="352" w:author="Ton Snelder" w:date="2024-08-21T10:53:00Z" w16du:dateUtc="2024-08-20T22:53:00Z">
                <w:rPr>
                  <w:rFonts w:ascii="Cambria Math" w:hAnsi="Cambria Math"/>
                  <w:lang w:val="en-GB"/>
                </w:rPr>
                <m:t>log</m:t>
              </w:ins>
            </m:r>
          </m:e>
          <m:sub>
            <m:r>
              <w:ins w:id="353" w:author="Ton Snelder" w:date="2024-08-21T10:53:00Z" w16du:dateUtc="2024-08-20T22:53:00Z">
                <w:rPr>
                  <w:rFonts w:ascii="Cambria Math" w:hAnsi="Cambria Math"/>
                  <w:lang w:val="en-GB"/>
                </w:rPr>
                <m:t>10</m:t>
              </w:ins>
            </m:r>
          </m:sub>
        </m:sSub>
        <m:d>
          <m:dPr>
            <m:ctrlPr>
              <w:ins w:id="354" w:author="Ton Snelder" w:date="2024-08-21T10:53:00Z" w16du:dateUtc="2024-08-20T22:53:00Z">
                <w:rPr>
                  <w:rFonts w:ascii="Cambria Math" w:hAnsi="Cambria Math"/>
                  <w:i/>
                  <w:lang w:val="en-GB"/>
                </w:rPr>
              </w:ins>
            </m:ctrlPr>
          </m:dPr>
          <m:e>
            <m:sSub>
              <m:sSubPr>
                <m:ctrlPr>
                  <w:ins w:id="355" w:author="Ton Snelder" w:date="2024-08-21T10:53:00Z" w16du:dateUtc="2024-08-20T22:53:00Z">
                    <w:rPr>
                      <w:rFonts w:ascii="Cambria Math" w:hAnsi="Cambria Math"/>
                      <w:i/>
                      <w:lang w:val="en-GB"/>
                    </w:rPr>
                  </w:ins>
                </m:ctrlPr>
              </m:sSubPr>
              <m:e>
                <m:r>
                  <w:ins w:id="356" w:author="Ton Snelder" w:date="2024-08-21T10:53:00Z" w16du:dateUtc="2024-08-20T22:53:00Z">
                    <w:rPr>
                      <w:rFonts w:ascii="Cambria Math" w:hAnsi="Cambria Math"/>
                      <w:lang w:val="en-GB"/>
                    </w:rPr>
                    <m:t>TN</m:t>
                  </w:ins>
                </m:r>
              </m:e>
              <m:sub>
                <m:r>
                  <w:ins w:id="357" w:author="Ton Snelder" w:date="2024-08-21T10:53:00Z" w16du:dateUtc="2024-08-20T22:53:00Z">
                    <w:rPr>
                      <w:rFonts w:ascii="Cambria Math" w:hAnsi="Cambria Math"/>
                      <w:lang w:val="en-GB"/>
                    </w:rPr>
                    <m:t>lake</m:t>
                  </w:ins>
                </m:r>
              </m:sub>
            </m:sSub>
          </m:e>
        </m:d>
        <m:r>
          <w:ins w:id="358" w:author="Ton Snelder" w:date="2024-08-21T10:53:00Z" w16du:dateUtc="2024-08-20T22:53:00Z">
            <w:rPr>
              <w:rFonts w:ascii="Cambria Math" w:hAnsi="Cambria Math"/>
              <w:lang w:val="en-GB"/>
            </w:rPr>
            <m:t>+</m:t>
          </w:ins>
        </m:r>
        <m:sSub>
          <m:sSubPr>
            <m:ctrlPr>
              <w:ins w:id="359" w:author="Ton Snelder" w:date="2024-08-21T10:53:00Z" w16du:dateUtc="2024-08-20T22:53:00Z">
                <w:rPr>
                  <w:rFonts w:ascii="Cambria Math" w:hAnsi="Cambria Math"/>
                  <w:i/>
                  <w:lang w:val="en-GB"/>
                </w:rPr>
              </w:ins>
            </m:ctrlPr>
          </m:sSubPr>
          <m:e>
            <m:r>
              <w:ins w:id="360" w:author="Ton Snelder" w:date="2024-08-21T10:53:00Z" w16du:dateUtc="2024-08-20T22:53:00Z">
                <w:rPr>
                  <w:rFonts w:ascii="Cambria Math" w:hAnsi="Cambria Math"/>
                  <w:lang w:val="en-GB"/>
                </w:rPr>
                <m:t>β</m:t>
              </w:ins>
            </m:r>
          </m:e>
          <m:sub>
            <m:r>
              <w:ins w:id="361" w:author="Ton Snelder" w:date="2024-08-21T10:53:00Z" w16du:dateUtc="2024-08-20T22:53:00Z">
                <w:rPr>
                  <w:rFonts w:ascii="Cambria Math" w:hAnsi="Cambria Math"/>
                  <w:lang w:val="en-GB"/>
                </w:rPr>
                <m:t>2</m:t>
              </w:ins>
            </m:r>
          </m:sub>
        </m:sSub>
        <m:sSub>
          <m:sSubPr>
            <m:ctrlPr>
              <w:ins w:id="362" w:author="Ton Snelder" w:date="2024-08-21T10:53:00Z" w16du:dateUtc="2024-08-20T22:53:00Z">
                <w:rPr>
                  <w:rFonts w:ascii="Cambria Math" w:hAnsi="Cambria Math"/>
                  <w:i/>
                  <w:lang w:val="en-GB"/>
                </w:rPr>
              </w:ins>
            </m:ctrlPr>
          </m:sSubPr>
          <m:e>
            <m:r>
              <w:ins w:id="363" w:author="Ton Snelder" w:date="2024-08-21T10:53:00Z" w16du:dateUtc="2024-08-20T22:53:00Z">
                <w:rPr>
                  <w:rFonts w:ascii="Cambria Math" w:hAnsi="Cambria Math"/>
                  <w:lang w:val="en-GB"/>
                </w:rPr>
                <m:t>log</m:t>
              </w:ins>
            </m:r>
          </m:e>
          <m:sub>
            <m:r>
              <w:ins w:id="364" w:author="Ton Snelder" w:date="2024-08-21T10:53:00Z" w16du:dateUtc="2024-08-20T22:53:00Z">
                <w:rPr>
                  <w:rFonts w:ascii="Cambria Math" w:hAnsi="Cambria Math"/>
                  <w:lang w:val="en-GB"/>
                </w:rPr>
                <m:t>10</m:t>
              </w:ins>
            </m:r>
          </m:sub>
        </m:sSub>
        <m:d>
          <m:dPr>
            <m:ctrlPr>
              <w:ins w:id="365" w:author="Ton Snelder" w:date="2024-08-21T10:53:00Z" w16du:dateUtc="2024-08-20T22:53:00Z">
                <w:rPr>
                  <w:rFonts w:ascii="Cambria Math" w:hAnsi="Cambria Math"/>
                  <w:i/>
                  <w:lang w:val="en-GB"/>
                </w:rPr>
              </w:ins>
            </m:ctrlPr>
          </m:dPr>
          <m:e>
            <m:sSub>
              <m:sSubPr>
                <m:ctrlPr>
                  <w:ins w:id="366" w:author="Ton Snelder" w:date="2024-08-21T10:53:00Z" w16du:dateUtc="2024-08-20T22:53:00Z">
                    <w:rPr>
                      <w:rFonts w:ascii="Cambria Math" w:hAnsi="Cambria Math"/>
                      <w:i/>
                      <w:lang w:val="en-GB"/>
                    </w:rPr>
                  </w:ins>
                </m:ctrlPr>
              </m:sSubPr>
              <m:e>
                <m:r>
                  <w:ins w:id="367" w:author="Ton Snelder" w:date="2024-08-21T10:53:00Z" w16du:dateUtc="2024-08-20T22:53:00Z">
                    <w:rPr>
                      <w:rFonts w:ascii="Cambria Math" w:hAnsi="Cambria Math"/>
                      <w:lang w:val="en-GB"/>
                    </w:rPr>
                    <m:t>TP</m:t>
                  </w:ins>
                </m:r>
              </m:e>
              <m:sub>
                <m:r>
                  <w:ins w:id="368" w:author="Ton Snelder" w:date="2024-08-21T10:53:00Z" w16du:dateUtc="2024-08-20T22:53:00Z">
                    <w:rPr>
                      <w:rFonts w:ascii="Cambria Math" w:hAnsi="Cambria Math"/>
                      <w:lang w:val="en-GB"/>
                    </w:rPr>
                    <m:t>lake</m:t>
                  </w:ins>
                </m:r>
              </m:sub>
            </m:sSub>
          </m:e>
        </m:d>
      </m:oMath>
      <w:ins w:id="369" w:author="Ton Snelder" w:date="2024-08-21T10:53:00Z" w16du:dateUtc="2024-08-20T22:53:00Z">
        <w:r w:rsidR="00D76E3A" w:rsidRPr="00881411">
          <w:rPr>
            <w:lang w:val="en-GB"/>
          </w:rPr>
          <w:tab/>
          <w:t xml:space="preserve">Equation </w:t>
        </w:r>
        <w:r w:rsidR="00D76E3A">
          <w:rPr>
            <w:lang w:val="en-GB"/>
          </w:rPr>
          <w:t>4</w:t>
        </w:r>
      </w:ins>
    </w:p>
    <w:p w14:paraId="78F6059B" w14:textId="45105AE1" w:rsidR="00D76E3A" w:rsidRPr="00881411" w:rsidRDefault="00D43AA9" w:rsidP="00D76E3A">
      <w:pPr>
        <w:pStyle w:val="BodyText"/>
        <w:jc w:val="center"/>
        <w:rPr>
          <w:ins w:id="370" w:author="Ton Snelder" w:date="2024-08-21T10:53:00Z" w16du:dateUtc="2024-08-20T22:53:00Z"/>
          <w:lang w:val="en-GB"/>
        </w:rPr>
      </w:pPr>
      <m:oMath>
        <m:rad>
          <m:radPr>
            <m:degHide m:val="1"/>
            <m:ctrlPr>
              <w:rPr>
                <w:rFonts w:ascii="Cambria Math" w:hAnsi="Cambria Math"/>
                <w:i/>
                <w:lang w:val="en-GB"/>
              </w:rPr>
            </m:ctrlPr>
          </m:radPr>
          <m:deg/>
          <m:e>
            <m:r>
              <w:ins w:id="371" w:author="Ton Snelder" w:date="2024-08-21T10:53:00Z" w16du:dateUtc="2024-08-20T22:53:00Z">
                <w:rPr>
                  <w:rFonts w:ascii="Cambria Math" w:hAnsi="Cambria Math"/>
                  <w:lang w:val="en-GB"/>
                </w:rPr>
                <m:t>Secchi</m:t>
              </w:ins>
            </m:r>
          </m:e>
        </m:rad>
        <m:r>
          <w:ins w:id="372" w:author="Ton Snelder" w:date="2024-08-21T10:53:00Z" w16du:dateUtc="2024-08-20T22:53:00Z">
            <w:rPr>
              <w:rFonts w:ascii="Cambria Math" w:hAnsi="Cambria Math"/>
              <w:lang w:val="en-GB"/>
            </w:rPr>
            <m:t xml:space="preserve">= </m:t>
          </w:ins>
        </m:r>
        <m:sSub>
          <m:sSubPr>
            <m:ctrlPr>
              <w:ins w:id="373" w:author="Ton Snelder" w:date="2024-08-21T10:53:00Z" w16du:dateUtc="2024-08-20T22:53:00Z">
                <w:rPr>
                  <w:rFonts w:ascii="Cambria Math" w:hAnsi="Cambria Math"/>
                  <w:i/>
                  <w:lang w:val="en-GB"/>
                </w:rPr>
              </w:ins>
            </m:ctrlPr>
          </m:sSubPr>
          <m:e>
            <m:r>
              <w:ins w:id="374" w:author="Ton Snelder" w:date="2024-08-21T10:53:00Z" w16du:dateUtc="2024-08-20T22:53:00Z">
                <w:rPr>
                  <w:rFonts w:ascii="Cambria Math" w:hAnsi="Cambria Math"/>
                  <w:lang w:val="en-GB"/>
                </w:rPr>
                <m:t>β</m:t>
              </w:ins>
            </m:r>
          </m:e>
          <m:sub>
            <m:r>
              <w:ins w:id="375" w:author="Ton Snelder" w:date="2024-08-21T10:53:00Z" w16du:dateUtc="2024-08-20T22:53:00Z">
                <w:rPr>
                  <w:rFonts w:ascii="Cambria Math" w:hAnsi="Cambria Math"/>
                  <w:lang w:val="en-GB"/>
                </w:rPr>
                <m:t>0</m:t>
              </w:ins>
            </m:r>
          </m:sub>
        </m:sSub>
        <m:r>
          <w:ins w:id="376" w:author="Ton Snelder" w:date="2024-08-21T10:53:00Z" w16du:dateUtc="2024-08-20T22:53:00Z">
            <w:rPr>
              <w:rFonts w:ascii="Cambria Math" w:hAnsi="Cambria Math"/>
              <w:lang w:val="en-GB"/>
            </w:rPr>
            <m:t>+</m:t>
          </w:ins>
        </m:r>
        <m:sSub>
          <m:sSubPr>
            <m:ctrlPr>
              <w:ins w:id="377" w:author="Ton Snelder" w:date="2024-08-21T10:53:00Z" w16du:dateUtc="2024-08-20T22:53:00Z">
                <w:rPr>
                  <w:rFonts w:ascii="Cambria Math" w:hAnsi="Cambria Math"/>
                  <w:i/>
                  <w:lang w:val="en-GB"/>
                </w:rPr>
              </w:ins>
            </m:ctrlPr>
          </m:sSubPr>
          <m:e>
            <m:r>
              <w:ins w:id="378" w:author="Ton Snelder" w:date="2024-08-21T10:53:00Z" w16du:dateUtc="2024-08-20T22:53:00Z">
                <w:rPr>
                  <w:rFonts w:ascii="Cambria Math" w:hAnsi="Cambria Math"/>
                  <w:lang w:val="en-GB"/>
                </w:rPr>
                <m:t>β</m:t>
              </w:ins>
            </m:r>
          </m:e>
          <m:sub>
            <m:r>
              <w:ins w:id="379" w:author="Ton Snelder" w:date="2024-08-21T10:53:00Z" w16du:dateUtc="2024-08-20T22:53:00Z">
                <w:rPr>
                  <w:rFonts w:ascii="Cambria Math" w:hAnsi="Cambria Math"/>
                  <w:lang w:val="en-GB"/>
                </w:rPr>
                <m:t>1</m:t>
              </w:ins>
            </m:r>
          </m:sub>
        </m:sSub>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r>
              <w:ins w:id="380" w:author="Ton Snelder" w:date="2024-08-21T10:53:00Z" w16du:dateUtc="2024-08-20T22:53:00Z">
                <w:rPr>
                  <w:rFonts w:ascii="Cambria Math" w:hAnsi="Cambria Math"/>
                  <w:lang w:val="en-GB"/>
                </w:rPr>
                <m:t>Chla</m:t>
              </w:ins>
            </m:r>
          </m:e>
        </m:d>
        <m:r>
          <w:ins w:id="381" w:author="Ton Snelder" w:date="2024-08-21T10:53:00Z" w16du:dateUtc="2024-08-20T22:53:00Z">
            <w:rPr>
              <w:rFonts w:ascii="Cambria Math" w:hAnsi="Cambria Math"/>
              <w:lang w:val="en-GB"/>
            </w:rPr>
            <m:t>+</m:t>
          </w:ins>
        </m:r>
        <m:sSub>
          <m:sSubPr>
            <m:ctrlPr>
              <w:ins w:id="382" w:author="Ton Snelder" w:date="2024-08-21T10:53:00Z" w16du:dateUtc="2024-08-20T22:53:00Z">
                <w:rPr>
                  <w:rFonts w:ascii="Cambria Math" w:hAnsi="Cambria Math"/>
                  <w:i/>
                  <w:lang w:val="en-GB"/>
                </w:rPr>
              </w:ins>
            </m:ctrlPr>
          </m:sSubPr>
          <m:e>
            <m:r>
              <w:ins w:id="383" w:author="Ton Snelder" w:date="2024-08-21T10:53:00Z" w16du:dateUtc="2024-08-20T22:53:00Z">
                <w:rPr>
                  <w:rFonts w:ascii="Cambria Math" w:hAnsi="Cambria Math"/>
                  <w:lang w:val="en-GB"/>
                </w:rPr>
                <m:t>β</m:t>
              </w:ins>
            </m:r>
          </m:e>
          <m:sub>
            <m:r>
              <w:ins w:id="384" w:author="Ton Snelder" w:date="2024-08-21T10:53:00Z" w16du:dateUtc="2024-08-20T22:53:00Z">
                <w:rPr>
                  <w:rFonts w:ascii="Cambria Math" w:hAnsi="Cambria Math"/>
                  <w:lang w:val="en-GB"/>
                </w:rPr>
                <m:t>2</m:t>
              </w:ins>
            </m:r>
          </m:sub>
        </m:sSub>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r>
              <w:ins w:id="385" w:author="Ton Snelder" w:date="2024-08-21T10:53:00Z" w16du:dateUtc="2024-08-20T22:53:00Z">
                <w:rPr>
                  <w:rFonts w:ascii="Cambria Math" w:hAnsi="Cambria Math"/>
                  <w:lang w:val="en-GB"/>
                </w:rPr>
                <m:t>Chla</m:t>
              </w:ins>
            </m:r>
          </m:e>
        </m:d>
        <m:r>
          <w:ins w:id="386" w:author="Ton Snelder" w:date="2024-08-21T10:53:00Z" w16du:dateUtc="2024-08-20T22:53:00Z">
            <w:rPr>
              <w:rFonts w:ascii="Cambria Math" w:hAnsi="Cambria Math"/>
              <w:lang w:val="en-GB"/>
            </w:rPr>
            <m:t>×d+</m:t>
          </w:ins>
        </m:r>
        <m:sSub>
          <m:sSubPr>
            <m:ctrlPr>
              <w:ins w:id="387" w:author="Ton Snelder" w:date="2024-08-21T10:53:00Z" w16du:dateUtc="2024-08-20T22:53:00Z">
                <w:rPr>
                  <w:rFonts w:ascii="Cambria Math" w:hAnsi="Cambria Math"/>
                  <w:i/>
                  <w:lang w:val="en-GB"/>
                </w:rPr>
              </w:ins>
            </m:ctrlPr>
          </m:sSubPr>
          <m:e>
            <m:r>
              <w:ins w:id="388" w:author="Ton Snelder" w:date="2024-08-21T10:53:00Z" w16du:dateUtc="2024-08-20T22:53:00Z">
                <w:rPr>
                  <w:rFonts w:ascii="Cambria Math" w:hAnsi="Cambria Math"/>
                  <w:lang w:val="en-GB"/>
                </w:rPr>
                <m:t>β</m:t>
              </w:ins>
            </m:r>
          </m:e>
          <m:sub>
            <m:r>
              <w:ins w:id="389" w:author="Ton Snelder" w:date="2024-08-21T10:53:00Z" w16du:dateUtc="2024-08-20T22:53:00Z">
                <w:rPr>
                  <w:rFonts w:ascii="Cambria Math" w:hAnsi="Cambria Math"/>
                  <w:lang w:val="en-GB"/>
                </w:rPr>
                <m:t>3</m:t>
              </w:ins>
            </m:r>
          </m:sub>
        </m:sSub>
        <m:r>
          <w:ins w:id="390" w:author="Ton Snelder" w:date="2024-08-21T10:53:00Z" w16du:dateUtc="2024-08-20T22:53:00Z">
            <w:rPr>
              <w:rFonts w:ascii="Cambria Math" w:hAnsi="Cambria Math"/>
              <w:lang w:val="en-GB"/>
            </w:rPr>
            <m:t xml:space="preserve"> </m:t>
          </w:ins>
        </m:r>
        <m:sSub>
          <m:sSubPr>
            <m:ctrlPr>
              <w:rPr>
                <w:rFonts w:ascii="Cambria Math" w:hAnsi="Cambria Math"/>
                <w:i/>
                <w:lang w:val="en-GB"/>
              </w:rPr>
            </m:ctrlPr>
          </m:sSubPr>
          <m:e>
            <m:r>
              <w:rPr>
                <w:rFonts w:ascii="Cambria Math" w:hAnsi="Cambria Math"/>
                <w:lang w:val="en-GB"/>
              </w:rPr>
              <m:t>log</m:t>
            </m:r>
          </m:e>
          <m:sub>
            <m:r>
              <w:rPr>
                <w:rFonts w:ascii="Cambria Math" w:hAnsi="Cambria Math"/>
                <w:lang w:val="en-GB"/>
              </w:rPr>
              <m:t>10</m:t>
            </m:r>
          </m:sub>
        </m:sSub>
        <m:d>
          <m:dPr>
            <m:ctrlPr>
              <w:rPr>
                <w:rFonts w:ascii="Cambria Math" w:hAnsi="Cambria Math"/>
                <w:i/>
                <w:lang w:val="en-GB"/>
              </w:rPr>
            </m:ctrlPr>
          </m:dPr>
          <m:e>
            <m:f>
              <m:fPr>
                <m:ctrlPr>
                  <w:ins w:id="391" w:author="Ton Snelder" w:date="2024-08-21T10:53:00Z" w16du:dateUtc="2024-08-20T22:53:00Z">
                    <w:rPr>
                      <w:rFonts w:ascii="Cambria Math" w:hAnsi="Cambria Math"/>
                      <w:i/>
                      <w:lang w:val="en-GB"/>
                    </w:rPr>
                  </w:ins>
                </m:ctrlPr>
              </m:fPr>
              <m:num>
                <m:r>
                  <w:ins w:id="392" w:author="Ton Snelder" w:date="2024-08-21T10:53:00Z" w16du:dateUtc="2024-08-20T22:53:00Z">
                    <w:rPr>
                      <w:rFonts w:ascii="Cambria Math" w:hAnsi="Cambria Math"/>
                      <w:lang w:val="en-GB"/>
                    </w:rPr>
                    <m:t>Fetch ×</m:t>
                  </w:ins>
                </m:r>
                <m:sSup>
                  <m:sSupPr>
                    <m:ctrlPr>
                      <w:ins w:id="393" w:author="Ton Snelder" w:date="2024-08-21T10:53:00Z" w16du:dateUtc="2024-08-20T22:53:00Z">
                        <w:rPr>
                          <w:rFonts w:ascii="Cambria Math" w:hAnsi="Cambria Math"/>
                          <w:i/>
                          <w:lang w:val="en-GB"/>
                        </w:rPr>
                      </w:ins>
                    </m:ctrlPr>
                  </m:sSupPr>
                  <m:e>
                    <m:r>
                      <w:ins w:id="394" w:author="Ton Snelder" w:date="2024-08-21T10:53:00Z" w16du:dateUtc="2024-08-20T22:53:00Z">
                        <w:rPr>
                          <w:rFonts w:ascii="Cambria Math" w:hAnsi="Cambria Math"/>
                          <w:lang w:val="en-GB"/>
                        </w:rPr>
                        <m:t>U</m:t>
                      </w:ins>
                    </m:r>
                  </m:e>
                  <m:sup>
                    <m:r>
                      <w:ins w:id="395" w:author="Ton Snelder" w:date="2024-08-21T10:53:00Z" w16du:dateUtc="2024-08-20T22:53:00Z">
                        <w:rPr>
                          <w:rFonts w:ascii="Cambria Math" w:hAnsi="Cambria Math"/>
                          <w:lang w:val="en-GB"/>
                        </w:rPr>
                        <m:t>2</m:t>
                      </w:ins>
                    </m:r>
                  </m:sup>
                </m:sSup>
              </m:num>
              <m:den>
                <m:sSub>
                  <m:sSubPr>
                    <m:ctrlPr>
                      <w:ins w:id="396" w:author="Ton Snelder" w:date="2024-08-21T10:53:00Z" w16du:dateUtc="2024-08-20T22:53:00Z">
                        <w:rPr>
                          <w:rFonts w:ascii="Cambria Math" w:hAnsi="Cambria Math"/>
                          <w:i/>
                          <w:lang w:val="en-GB"/>
                        </w:rPr>
                      </w:ins>
                    </m:ctrlPr>
                  </m:sSubPr>
                  <m:e>
                    <m:r>
                      <w:ins w:id="397" w:author="Ton Snelder" w:date="2024-08-21T10:53:00Z" w16du:dateUtc="2024-08-20T22:53:00Z">
                        <w:rPr>
                          <w:rFonts w:ascii="Cambria Math" w:hAnsi="Cambria Math"/>
                          <w:lang w:val="en-GB"/>
                        </w:rPr>
                        <m:t>Z</m:t>
                      </w:ins>
                    </m:r>
                  </m:e>
                  <m:sub>
                    <m:r>
                      <w:ins w:id="398" w:author="Ton Snelder" w:date="2024-08-21T10:53:00Z" w16du:dateUtc="2024-08-20T22:53:00Z">
                        <w:rPr>
                          <w:rFonts w:ascii="Cambria Math" w:hAnsi="Cambria Math"/>
                          <w:lang w:val="en-GB"/>
                        </w:rPr>
                        <m:t>max</m:t>
                      </w:ins>
                    </m:r>
                  </m:sub>
                </m:sSub>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1-d</m:t>
            </m:r>
          </m:e>
        </m:d>
      </m:oMath>
      <w:ins w:id="399" w:author="Ton Snelder" w:date="2024-08-21T10:53:00Z" w16du:dateUtc="2024-08-20T22:53:00Z">
        <w:r w:rsidR="00D76E3A">
          <w:rPr>
            <w:lang w:val="en-GB"/>
          </w:rPr>
          <w:tab/>
        </w:r>
        <w:r w:rsidR="00D76E3A" w:rsidRPr="00881411">
          <w:rPr>
            <w:lang w:val="en-GB"/>
          </w:rPr>
          <w:t xml:space="preserve">Equation </w:t>
        </w:r>
        <w:r w:rsidR="00D76E3A">
          <w:rPr>
            <w:lang w:val="en-GB"/>
          </w:rPr>
          <w:t>5</w:t>
        </w:r>
        <w:r w:rsidR="00D76E3A">
          <w:rPr>
            <w:rStyle w:val="FootnoteReference"/>
            <w:lang w:val="en-GB"/>
          </w:rPr>
          <w:footnoteReference w:id="6"/>
        </w:r>
      </w:ins>
    </w:p>
    <w:p w14:paraId="1142170E" w14:textId="77777777" w:rsidR="00D76E3A" w:rsidRDefault="00D76E3A" w:rsidP="00D76E3A">
      <w:pPr>
        <w:pStyle w:val="BodyText"/>
        <w:rPr>
          <w:ins w:id="402" w:author="Ton Snelder" w:date="2024-08-21T10:53:00Z" w16du:dateUtc="2024-08-20T22:53:00Z"/>
        </w:rPr>
      </w:pPr>
      <w:ins w:id="403" w:author="Ton Snelder" w:date="2024-08-21T10:53:00Z" w16du:dateUtc="2024-08-20T22:53:00Z">
        <w:r>
          <w:rPr>
            <w:lang w:val="en-GB"/>
          </w:rPr>
          <w:t>F</w:t>
        </w:r>
        <w:r w:rsidRPr="00927FB3">
          <w:rPr>
            <w:lang w:val="en-GB"/>
          </w:rPr>
          <w:t xml:space="preserve">or Equation </w:t>
        </w:r>
        <w:r>
          <w:rPr>
            <w:lang w:val="en-GB"/>
          </w:rPr>
          <w:t>4</w:t>
        </w:r>
        <w:r w:rsidRPr="00927FB3">
          <w:rPr>
            <w:lang w:val="en-GB"/>
          </w:rPr>
          <w:t>,</w:t>
        </w:r>
        <w:r>
          <w:rPr>
            <w:i/>
            <w:iCs/>
            <w:lang w:val="en-GB"/>
          </w:rPr>
          <w:t xml:space="preserve"> </w:t>
        </w:r>
        <w:proofErr w:type="spellStart"/>
        <w:r w:rsidRPr="30FA73C5">
          <w:rPr>
            <w:i/>
            <w:iCs/>
            <w:lang w:val="en-GB"/>
          </w:rPr>
          <w:t>TP</w:t>
        </w:r>
        <w:r w:rsidRPr="30FA73C5">
          <w:rPr>
            <w:i/>
            <w:iCs/>
            <w:vertAlign w:val="subscript"/>
            <w:lang w:val="en-GB"/>
          </w:rPr>
          <w:t>lake</w:t>
        </w:r>
        <w:proofErr w:type="spellEnd"/>
        <w:r w:rsidRPr="00881411">
          <w:rPr>
            <w:lang w:val="en-GB"/>
          </w:rPr>
          <w:t xml:space="preserve"> and </w:t>
        </w:r>
        <w:proofErr w:type="spellStart"/>
        <w:r w:rsidRPr="30FA73C5">
          <w:rPr>
            <w:i/>
            <w:iCs/>
            <w:lang w:val="en-GB"/>
          </w:rPr>
          <w:t>TN</w:t>
        </w:r>
        <w:r w:rsidRPr="30FA73C5">
          <w:rPr>
            <w:i/>
            <w:iCs/>
            <w:vertAlign w:val="subscript"/>
            <w:lang w:val="en-GB"/>
          </w:rPr>
          <w:t>lake</w:t>
        </w:r>
        <w:proofErr w:type="spellEnd"/>
        <w:r w:rsidRPr="00881411">
          <w:rPr>
            <w:lang w:val="en-GB"/>
          </w:rPr>
          <w:t xml:space="preserve"> are median concentrations of TN and TP (mg m</w:t>
        </w:r>
        <w:r w:rsidRPr="00881411">
          <w:rPr>
            <w:vertAlign w:val="superscript"/>
            <w:lang w:val="en-GB"/>
          </w:rPr>
          <w:t>-3</w:t>
        </w:r>
        <w:r w:rsidRPr="00881411">
          <w:rPr>
            <w:lang w:val="en-GB"/>
          </w:rPr>
          <w:t>)</w:t>
        </w:r>
        <w:r>
          <w:rPr>
            <w:lang w:val="en-GB"/>
          </w:rPr>
          <w:t xml:space="preserve"> that can be either observed values or predicted values derived using Equation 1 and 2. The </w:t>
        </w:r>
        <w:r>
          <w:t xml:space="preserve">coefficients </w:t>
        </w:r>
      </w:ins>
      <m:oMath>
        <m:sSub>
          <m:sSubPr>
            <m:ctrlPr>
              <w:ins w:id="404" w:author="Ton Snelder" w:date="2024-08-21T10:53:00Z" w16du:dateUtc="2024-08-20T22:53:00Z">
                <w:rPr>
                  <w:rFonts w:ascii="Cambria Math" w:hAnsi="Cambria Math"/>
                  <w:i/>
                </w:rPr>
              </w:ins>
            </m:ctrlPr>
          </m:sSubPr>
          <m:e>
            <m:r>
              <w:ins w:id="405" w:author="Ton Snelder" w:date="2024-08-21T10:53:00Z" w16du:dateUtc="2024-08-20T22:53:00Z">
                <w:rPr>
                  <w:rFonts w:ascii="Cambria Math" w:hAnsi="Cambria Math"/>
                </w:rPr>
                <m:t>β</m:t>
              </w:ins>
            </m:r>
          </m:e>
          <m:sub>
            <m:r>
              <w:ins w:id="406" w:author="Ton Snelder" w:date="2024-08-21T10:53:00Z" w16du:dateUtc="2024-08-20T22:53:00Z">
                <w:rPr>
                  <w:rFonts w:ascii="Cambria Math" w:hAnsi="Cambria Math"/>
                </w:rPr>
                <m:t>0</m:t>
              </w:ins>
            </m:r>
          </m:sub>
        </m:sSub>
      </m:oMath>
      <w:ins w:id="407" w:author="Ton Snelder" w:date="2024-08-21T10:53:00Z" w16du:dateUtc="2024-08-20T22:53:00Z">
        <w:r>
          <w:t xml:space="preserve">, </w:t>
        </w:r>
      </w:ins>
      <m:oMath>
        <m:sSub>
          <m:sSubPr>
            <m:ctrlPr>
              <w:ins w:id="408" w:author="Ton Snelder" w:date="2024-08-21T10:53:00Z" w16du:dateUtc="2024-08-20T22:53:00Z">
                <w:rPr>
                  <w:rFonts w:ascii="Cambria Math" w:hAnsi="Cambria Math"/>
                  <w:i/>
                </w:rPr>
              </w:ins>
            </m:ctrlPr>
          </m:sSubPr>
          <m:e>
            <m:r>
              <w:ins w:id="409" w:author="Ton Snelder" w:date="2024-08-21T10:53:00Z" w16du:dateUtc="2024-08-20T22:53:00Z">
                <w:rPr>
                  <w:rFonts w:ascii="Cambria Math" w:hAnsi="Cambria Math"/>
                </w:rPr>
                <m:t>β</m:t>
              </w:ins>
            </m:r>
          </m:e>
          <m:sub>
            <m:r>
              <w:ins w:id="410" w:author="Ton Snelder" w:date="2024-08-21T10:53:00Z" w16du:dateUtc="2024-08-20T22:53:00Z">
                <w:rPr>
                  <w:rFonts w:ascii="Cambria Math" w:hAnsi="Cambria Math"/>
                </w:rPr>
                <m:t>1</m:t>
              </w:ins>
            </m:r>
          </m:sub>
        </m:sSub>
      </m:oMath>
      <w:ins w:id="411" w:author="Ton Snelder" w:date="2024-08-21T10:53:00Z" w16du:dateUtc="2024-08-20T22:53:00Z">
        <w:r>
          <w:t xml:space="preserve">, </w:t>
        </w:r>
      </w:ins>
      <m:oMath>
        <m:sSub>
          <m:sSubPr>
            <m:ctrlPr>
              <w:ins w:id="412" w:author="Ton Snelder" w:date="2024-08-21T10:53:00Z" w16du:dateUtc="2024-08-20T22:53:00Z">
                <w:rPr>
                  <w:rFonts w:ascii="Cambria Math" w:hAnsi="Cambria Math"/>
                  <w:i/>
                </w:rPr>
              </w:ins>
            </m:ctrlPr>
          </m:sSubPr>
          <m:e>
            <m:r>
              <w:ins w:id="413" w:author="Ton Snelder" w:date="2024-08-21T10:53:00Z" w16du:dateUtc="2024-08-20T22:53:00Z">
                <w:rPr>
                  <w:rFonts w:ascii="Cambria Math" w:hAnsi="Cambria Math"/>
                </w:rPr>
                <m:t>β</m:t>
              </w:ins>
            </m:r>
          </m:e>
          <m:sub>
            <m:r>
              <w:ins w:id="414" w:author="Ton Snelder" w:date="2024-08-21T10:53:00Z" w16du:dateUtc="2024-08-20T22:53:00Z">
                <w:rPr>
                  <w:rFonts w:ascii="Cambria Math" w:hAnsi="Cambria Math"/>
                </w:rPr>
                <m:t>2</m:t>
              </w:ins>
            </m:r>
          </m:sub>
        </m:sSub>
      </m:oMath>
      <w:ins w:id="415" w:author="Ton Snelder" w:date="2024-08-21T10:53:00Z" w16du:dateUtc="2024-08-20T22:53:00Z">
        <w:r>
          <w:t xml:space="preserve"> in Equation 3 are -1.8, 0.70(TN) and 0.55(TP), respectively (</w:t>
        </w:r>
        <w:r>
          <w:fldChar w:fldCharType="begin"/>
        </w:r>
        <w:r>
          <w:instrText xml:space="preserve"> ADDIN ZOTERO_ITEM CSL_CITATION {"citationID":"sOgUrUQA","properties":{"formattedCitation":"(Abell and van Dam-Bates 2018)","plainCitation":"(Abell and van Dam-Bates 2018)","dontUpdate":true,"noteIndex":0},"citationItems":[{"id":2398,"uris":["http://zotero.org/groups/2329384/items/BQJW3G5S"],"itemData":{"id":2398,"type":"report","event-place":"Hamilton, New Zealand","genre":"Ecofish Research Ltd","page":"60","publisher-place":"Hamilton, New Zealand","title":"Modelling Reference and Current Trophic Level Index for New Zealand Lakes","author":[{"family":"Abell","given":"J."},{"family":"Dam-Bates","given":"P","non-dropping-particle":"van"}],"issued":{"date-parts":[["2018"]]}}}],"schema":"https://github.com/citation-style-language/schema/raw/master/csl-citation.json"} </w:instrText>
        </w:r>
        <w:r>
          <w:fldChar w:fldCharType="separate"/>
        </w:r>
        <w:r w:rsidRPr="009E2453">
          <w:rPr>
            <w:rFonts w:cs="Arial"/>
          </w:rPr>
          <w:t>Abell and van Dam-Bates 2018)</w:t>
        </w:r>
        <w:r>
          <w:fldChar w:fldCharType="end"/>
        </w:r>
        <w:r>
          <w:t xml:space="preserve">. Note that when the predictions from </w:t>
        </w:r>
        <w:r>
          <w:lastRenderedPageBreak/>
          <w:t xml:space="preserve">Equation 3 are back transformed, by raising to the power of 10, the results are multiplied by retransformation bias correction factors of </w:t>
        </w:r>
        <w:r w:rsidRPr="00112888">
          <w:t>1.</w:t>
        </w:r>
        <w:r>
          <w:t>12.</w:t>
        </w:r>
      </w:ins>
    </w:p>
    <w:p w14:paraId="2F7B1E6C" w14:textId="77777777" w:rsidR="00D76E3A" w:rsidRPr="00537A6B" w:rsidRDefault="00D76E3A" w:rsidP="00D76E3A">
      <w:pPr>
        <w:pStyle w:val="BodyText"/>
        <w:rPr>
          <w:ins w:id="416" w:author="Ton Snelder" w:date="2024-08-21T10:53:00Z" w16du:dateUtc="2024-08-20T22:53:00Z"/>
        </w:rPr>
      </w:pPr>
      <w:ins w:id="417" w:author="Ton Snelder" w:date="2024-08-21T10:53:00Z" w16du:dateUtc="2024-08-20T22:53:00Z">
        <w:r>
          <w:t xml:space="preserve">For Equation 5, </w:t>
        </w:r>
      </w:ins>
      <m:oMath>
        <m:r>
          <w:ins w:id="418" w:author="Ton Snelder" w:date="2024-08-21T10:53:00Z" w16du:dateUtc="2024-08-20T22:53:00Z">
            <w:rPr>
              <w:rFonts w:ascii="Cambria Math" w:hAnsi="Cambria Math"/>
              <w:lang w:val="en-GB"/>
            </w:rPr>
            <m:t>Chla</m:t>
          </w:ins>
        </m:r>
      </m:oMath>
      <w:ins w:id="419" w:author="Ton Snelder" w:date="2024-08-21T10:53:00Z" w16du:dateUtc="2024-08-20T22:53:00Z">
        <w:r>
          <w:rPr>
            <w:lang w:val="en-GB"/>
          </w:rPr>
          <w:t xml:space="preserve"> is the</w:t>
        </w:r>
        <w:r w:rsidRPr="00881411">
          <w:rPr>
            <w:lang w:val="en-GB"/>
          </w:rPr>
          <w:t xml:space="preserve"> median concentrations of </w:t>
        </w:r>
        <w:r>
          <w:rPr>
            <w:lang w:val="en-GB"/>
          </w:rPr>
          <w:t>chlorophyll</w:t>
        </w:r>
        <w:r w:rsidRPr="00881411">
          <w:rPr>
            <w:lang w:val="en-GB"/>
          </w:rPr>
          <w:t xml:space="preserve"> (mg m</w:t>
        </w:r>
        <w:r w:rsidRPr="00881411">
          <w:rPr>
            <w:vertAlign w:val="superscript"/>
            <w:lang w:val="en-GB"/>
          </w:rPr>
          <w:t>-3</w:t>
        </w:r>
        <w:r w:rsidRPr="00881411">
          <w:rPr>
            <w:lang w:val="en-GB"/>
          </w:rPr>
          <w:t>)</w:t>
        </w:r>
        <w:r>
          <w:rPr>
            <w:lang w:val="en-GB"/>
          </w:rPr>
          <w:t xml:space="preserve"> that can be either observed values or predicted values derived using Equation 4. </w:t>
        </w:r>
        <w:r w:rsidRPr="00F03C77">
          <w:rPr>
            <w:highlight w:val="yellow"/>
            <w:lang w:val="en-GB"/>
          </w:rPr>
          <w:t xml:space="preserve">The variable </w:t>
        </w:r>
        <w:r w:rsidRPr="00F03C77">
          <w:rPr>
            <w:rFonts w:ascii="Cambria Math" w:hAnsi="Cambria Math" w:cs="Cambria Math"/>
            <w:highlight w:val="yellow"/>
            <w:lang w:val="en-GB"/>
          </w:rPr>
          <w:t>𝑑</w:t>
        </w:r>
        <w:r w:rsidRPr="00F03C77">
          <w:rPr>
            <w:highlight w:val="yellow"/>
            <w:lang w:val="en-GB"/>
          </w:rPr>
          <w:t xml:space="preserve"> is a dummy variable that indicates whether a lake is shallow (</w:t>
        </w:r>
        <w:r w:rsidRPr="00F03C77">
          <w:rPr>
            <w:rFonts w:ascii="Cambria Math" w:hAnsi="Cambria Math" w:cs="Cambria Math"/>
            <w:highlight w:val="yellow"/>
            <w:lang w:val="en-GB"/>
          </w:rPr>
          <w:t>𝑑</w:t>
        </w:r>
        <w:r w:rsidRPr="00F03C77">
          <w:rPr>
            <w:highlight w:val="yellow"/>
            <w:lang w:val="en-GB"/>
          </w:rPr>
          <w:t xml:space="preserve"> = 0) or deep (</w:t>
        </w:r>
        <w:r w:rsidRPr="00F03C77">
          <w:rPr>
            <w:rFonts w:ascii="Cambria Math" w:hAnsi="Cambria Math" w:cs="Cambria Math"/>
            <w:highlight w:val="yellow"/>
            <w:lang w:val="en-GB"/>
          </w:rPr>
          <w:t>𝑑</w:t>
        </w:r>
        <w:r w:rsidRPr="00F03C77">
          <w:rPr>
            <w:highlight w:val="yellow"/>
            <w:lang w:val="en-GB"/>
          </w:rPr>
          <w:t xml:space="preserve"> = 1), where </w:t>
        </w:r>
        <w:r w:rsidRPr="00F03C77">
          <w:rPr>
            <w:highlight w:val="yellow"/>
          </w:rPr>
          <w:t xml:space="preserve">shallow lakes are defined as </w:t>
        </w:r>
        <w:proofErr w:type="spellStart"/>
        <w:r w:rsidRPr="00F03C77">
          <w:rPr>
            <w:highlight w:val="yellow"/>
          </w:rPr>
          <w:t>z</w:t>
        </w:r>
        <w:r w:rsidRPr="00F03C77">
          <w:rPr>
            <w:i/>
            <w:iCs/>
            <w:highlight w:val="yellow"/>
          </w:rPr>
          <w:t>max</w:t>
        </w:r>
        <w:proofErr w:type="spellEnd"/>
        <w:r w:rsidRPr="00F03C77">
          <w:rPr>
            <w:i/>
            <w:iCs/>
            <w:highlight w:val="yellow"/>
          </w:rPr>
          <w:t xml:space="preserve"> </w:t>
        </w:r>
        <w:r w:rsidRPr="00F03C77">
          <w:rPr>
            <w:highlight w:val="yellow"/>
          </w:rPr>
          <w:t>≤ 20 m</w:t>
        </w:r>
        <w:r w:rsidRPr="00393633">
          <w:rPr>
            <w:lang w:val="en-GB"/>
          </w:rPr>
          <w:t>.</w:t>
        </w:r>
        <w:r>
          <w:rPr>
            <w:lang w:val="en-GB"/>
          </w:rPr>
          <w:t xml:space="preserve"> The last term of Equation 5 represents resuspension (in shallow lakes). In this term, the variable </w:t>
        </w:r>
        <w:r w:rsidRPr="00831BD2">
          <w:rPr>
            <w:i/>
            <w:iCs/>
            <w:lang w:val="en-GB"/>
          </w:rPr>
          <w:t>Fetch</w:t>
        </w:r>
        <w:r w:rsidRPr="00831BD2">
          <w:rPr>
            <w:lang w:val="en-GB"/>
          </w:rPr>
          <w:t xml:space="preserve"> </w:t>
        </w:r>
        <w:r>
          <w:rPr>
            <w:lang w:val="en-GB"/>
          </w:rPr>
          <w:t xml:space="preserve">is the </w:t>
        </w:r>
        <w:r w:rsidRPr="00831BD2">
          <w:rPr>
            <w:lang w:val="en-GB"/>
          </w:rPr>
          <w:t xml:space="preserve">maximum lake fetch </w:t>
        </w:r>
        <w:r>
          <w:rPr>
            <w:lang w:val="en-GB"/>
          </w:rPr>
          <w:t>(</w:t>
        </w:r>
        <w:r w:rsidRPr="00831BD2">
          <w:rPr>
            <w:lang w:val="en-GB"/>
          </w:rPr>
          <w:t>m</w:t>
        </w:r>
        <w:r>
          <w:rPr>
            <w:lang w:val="en-GB"/>
          </w:rPr>
          <w:t xml:space="preserve">), and </w:t>
        </w:r>
        <w:r w:rsidRPr="00831BD2">
          <w:rPr>
            <w:i/>
            <w:iCs/>
            <w:lang w:val="en-GB"/>
          </w:rPr>
          <w:t>U</w:t>
        </w:r>
        <w:r>
          <w:rPr>
            <w:lang w:val="en-GB"/>
          </w:rPr>
          <w:t xml:space="preserve"> is the </w:t>
        </w:r>
        <w:r w:rsidRPr="0009332F">
          <w:rPr>
            <w:lang w:val="en-GB"/>
          </w:rPr>
          <w:t>mean windspeed (m s</w:t>
        </w:r>
        <w:r w:rsidRPr="0009332F">
          <w:rPr>
            <w:vertAlign w:val="superscript"/>
            <w:lang w:val="en-GB"/>
          </w:rPr>
          <w:t>-1</w:t>
        </w:r>
        <w:r w:rsidRPr="0009332F">
          <w:rPr>
            <w:lang w:val="en-GB"/>
          </w:rPr>
          <w:t>)</w:t>
        </w:r>
        <w:r>
          <w:rPr>
            <w:lang w:val="en-GB"/>
          </w:rPr>
          <w:t xml:space="preserve">, </w:t>
        </w:r>
        <w:r w:rsidRPr="0009332F">
          <w:rPr>
            <w:lang w:val="en-GB"/>
          </w:rPr>
          <w:t xml:space="preserve">based on analysis of regional climate data by </w:t>
        </w:r>
        <w:proofErr w:type="spellStart"/>
        <w:r w:rsidRPr="0009332F">
          <w:rPr>
            <w:lang w:val="en-GB"/>
          </w:rPr>
          <w:t>Leathwick</w:t>
        </w:r>
        <w:proofErr w:type="spellEnd"/>
        <w:r w:rsidRPr="0009332F">
          <w:rPr>
            <w:lang w:val="en-GB"/>
          </w:rPr>
          <w:t xml:space="preserve"> et al. (2010). </w:t>
        </w:r>
        <w:proofErr w:type="gramStart"/>
        <w:r>
          <w:rPr>
            <w:lang w:val="en-GB"/>
          </w:rPr>
          <w:t>Both of these</w:t>
        </w:r>
        <w:proofErr w:type="gramEnd"/>
        <w:r>
          <w:rPr>
            <w:lang w:val="en-GB"/>
          </w:rPr>
          <w:t xml:space="preserve"> variables are obtained for each lake from the </w:t>
        </w:r>
        <w:r>
          <w:t>FENZ</w:t>
        </w:r>
        <w:r w:rsidRPr="00626E65">
          <w:t xml:space="preserve"> </w:t>
        </w:r>
        <w:r w:rsidRPr="00881411">
          <w:t>database</w:t>
        </w:r>
        <w:r>
          <w:t xml:space="preserve">. The coefficients </w:t>
        </w:r>
      </w:ins>
      <m:oMath>
        <m:sSub>
          <m:sSubPr>
            <m:ctrlPr>
              <w:ins w:id="420" w:author="Ton Snelder" w:date="2024-08-21T10:53:00Z" w16du:dateUtc="2024-08-20T22:53:00Z">
                <w:rPr>
                  <w:rFonts w:ascii="Cambria Math" w:hAnsi="Cambria Math"/>
                  <w:i/>
                </w:rPr>
              </w:ins>
            </m:ctrlPr>
          </m:sSubPr>
          <m:e>
            <m:r>
              <w:ins w:id="421" w:author="Ton Snelder" w:date="2024-08-21T10:53:00Z" w16du:dateUtc="2024-08-20T22:53:00Z">
                <w:rPr>
                  <w:rFonts w:ascii="Cambria Math" w:hAnsi="Cambria Math"/>
                </w:rPr>
                <m:t>β</m:t>
              </w:ins>
            </m:r>
          </m:e>
          <m:sub>
            <m:r>
              <w:ins w:id="422" w:author="Ton Snelder" w:date="2024-08-21T10:53:00Z" w16du:dateUtc="2024-08-20T22:53:00Z">
                <w:rPr>
                  <w:rFonts w:ascii="Cambria Math" w:hAnsi="Cambria Math"/>
                </w:rPr>
                <m:t>0</m:t>
              </w:ins>
            </m:r>
          </m:sub>
        </m:sSub>
      </m:oMath>
      <w:ins w:id="423" w:author="Ton Snelder" w:date="2024-08-21T10:53:00Z" w16du:dateUtc="2024-08-20T22:53:00Z">
        <w:r>
          <w:t xml:space="preserve">, </w:t>
        </w:r>
      </w:ins>
      <m:oMath>
        <m:sSub>
          <m:sSubPr>
            <m:ctrlPr>
              <w:ins w:id="424" w:author="Ton Snelder" w:date="2024-08-21T10:53:00Z" w16du:dateUtc="2024-08-20T22:53:00Z">
                <w:rPr>
                  <w:rFonts w:ascii="Cambria Math" w:hAnsi="Cambria Math"/>
                  <w:i/>
                </w:rPr>
              </w:ins>
            </m:ctrlPr>
          </m:sSubPr>
          <m:e>
            <m:r>
              <w:ins w:id="425" w:author="Ton Snelder" w:date="2024-08-21T10:53:00Z" w16du:dateUtc="2024-08-20T22:53:00Z">
                <w:rPr>
                  <w:rFonts w:ascii="Cambria Math" w:hAnsi="Cambria Math"/>
                </w:rPr>
                <m:t>β</m:t>
              </w:ins>
            </m:r>
          </m:e>
          <m:sub>
            <m:r>
              <w:ins w:id="426" w:author="Ton Snelder" w:date="2024-08-21T10:53:00Z" w16du:dateUtc="2024-08-20T22:53:00Z">
                <w:rPr>
                  <w:rFonts w:ascii="Cambria Math" w:hAnsi="Cambria Math"/>
                </w:rPr>
                <m:t>1</m:t>
              </w:ins>
            </m:r>
          </m:sub>
        </m:sSub>
      </m:oMath>
      <w:ins w:id="427" w:author="Ton Snelder" w:date="2024-08-21T10:53:00Z" w16du:dateUtc="2024-08-20T22:53:00Z">
        <w:r>
          <w:t xml:space="preserve">, </w:t>
        </w:r>
      </w:ins>
      <m:oMath>
        <m:sSub>
          <m:sSubPr>
            <m:ctrlPr>
              <w:ins w:id="428" w:author="Ton Snelder" w:date="2024-08-21T10:53:00Z" w16du:dateUtc="2024-08-20T22:53:00Z">
                <w:rPr>
                  <w:rFonts w:ascii="Cambria Math" w:hAnsi="Cambria Math"/>
                  <w:i/>
                </w:rPr>
              </w:ins>
            </m:ctrlPr>
          </m:sSubPr>
          <m:e>
            <m:r>
              <w:ins w:id="429" w:author="Ton Snelder" w:date="2024-08-21T10:53:00Z" w16du:dateUtc="2024-08-20T22:53:00Z">
                <w:rPr>
                  <w:rFonts w:ascii="Cambria Math" w:hAnsi="Cambria Math"/>
                </w:rPr>
                <m:t>β</m:t>
              </w:ins>
            </m:r>
          </m:e>
          <m:sub>
            <m:r>
              <w:ins w:id="430" w:author="Ton Snelder" w:date="2024-08-21T10:53:00Z" w16du:dateUtc="2024-08-20T22:53:00Z">
                <w:rPr>
                  <w:rFonts w:ascii="Cambria Math" w:hAnsi="Cambria Math"/>
                </w:rPr>
                <m:t>2</m:t>
              </w:ins>
            </m:r>
          </m:sub>
        </m:sSub>
      </m:oMath>
      <w:ins w:id="431" w:author="Ton Snelder" w:date="2024-08-21T10:53:00Z" w16du:dateUtc="2024-08-20T22:53:00Z">
        <w:r>
          <w:t xml:space="preserve"> and </w:t>
        </w:r>
      </w:ins>
      <m:oMath>
        <m:sSub>
          <m:sSubPr>
            <m:ctrlPr>
              <w:ins w:id="432" w:author="Ton Snelder" w:date="2024-08-21T10:53:00Z" w16du:dateUtc="2024-08-20T22:53:00Z">
                <w:rPr>
                  <w:rFonts w:ascii="Cambria Math" w:hAnsi="Cambria Math"/>
                  <w:i/>
                </w:rPr>
              </w:ins>
            </m:ctrlPr>
          </m:sSubPr>
          <m:e>
            <m:r>
              <w:ins w:id="433" w:author="Ton Snelder" w:date="2024-08-21T10:53:00Z" w16du:dateUtc="2024-08-20T22:53:00Z">
                <w:rPr>
                  <w:rFonts w:ascii="Cambria Math" w:hAnsi="Cambria Math"/>
                </w:rPr>
                <m:t>β</m:t>
              </w:ins>
            </m:r>
          </m:e>
          <m:sub>
            <m:r>
              <w:ins w:id="434" w:author="Ton Snelder" w:date="2024-08-21T10:53:00Z" w16du:dateUtc="2024-08-20T22:53:00Z">
                <w:rPr>
                  <w:rFonts w:ascii="Cambria Math" w:hAnsi="Cambria Math"/>
                </w:rPr>
                <m:t>3</m:t>
              </w:ins>
            </m:r>
          </m:sub>
        </m:sSub>
      </m:oMath>
      <w:ins w:id="435" w:author="Ton Snelder" w:date="2024-08-21T10:53:00Z" w16du:dateUtc="2024-08-20T22:53:00Z">
        <w:r>
          <w:t xml:space="preserve"> in Equation 5 are </w:t>
        </w:r>
        <w:r w:rsidRPr="00537A6B">
          <w:t xml:space="preserve">3.46 </w:t>
        </w:r>
        <w:r>
          <w:t xml:space="preserve">(intercept), </w:t>
        </w:r>
        <w:r w:rsidRPr="00653FE4">
          <w:t>-0.74</w:t>
        </w:r>
        <w:r>
          <w:t>(</w:t>
        </w:r>
        <w:proofErr w:type="spellStart"/>
        <w:r>
          <w:t>Chla</w:t>
        </w:r>
        <w:proofErr w:type="spellEnd"/>
        <w:r>
          <w:t xml:space="preserve">), </w:t>
        </w:r>
        <w:r w:rsidRPr="00D46806">
          <w:t>-0.79</w:t>
        </w:r>
        <w:r>
          <w:t xml:space="preserve"> (</w:t>
        </w:r>
        <w:proofErr w:type="spellStart"/>
        <w:r>
          <w:t>Chla</w:t>
        </w:r>
        <w:proofErr w:type="spellEnd"/>
        <w:r>
          <w:t xml:space="preserve"> x d) and </w:t>
        </w:r>
        <w:r w:rsidRPr="00FD67F7">
          <w:t>-0.35</w:t>
        </w:r>
        <w:r>
          <w:t xml:space="preserve"> (resuspension) (</w:t>
        </w:r>
        <w:r>
          <w:fldChar w:fldCharType="begin"/>
        </w:r>
        <w:r>
          <w:instrText xml:space="preserve"> ADDIN ZOTERO_ITEM CSL_CITATION {"citationID":"OlBreVyz","properties":{"formattedCitation":"(Abell and van Dam-Bates 2018)","plainCitation":"(Abell and van Dam-Bates 2018)","dontUpdate":true,"noteIndex":0},"citationItems":[{"id":2398,"uris":["http://zotero.org/groups/2329384/items/BQJW3G5S"],"itemData":{"id":2398,"type":"report","event-place":"Hamilton, New Zealand","genre":"Ecofish Research Ltd","page":"60","publisher-place":"Hamilton, New Zealand","title":"Modelling Reference and Current Trophic Level Index for New Zealand Lakes","author":[{"family":"Abell","given":"J."},{"family":"Dam-Bates","given":"P","non-dropping-particle":"van"}],"issued":{"date-parts":[["2018"]]}}}],"schema":"https://github.com/citation-style-language/schema/raw/master/csl-citation.json"} </w:instrText>
        </w:r>
        <w:r>
          <w:fldChar w:fldCharType="separate"/>
        </w:r>
        <w:r w:rsidRPr="009E2453">
          <w:rPr>
            <w:rFonts w:cs="Arial"/>
          </w:rPr>
          <w:t>Abell and van Dam-Bates 2018)</w:t>
        </w:r>
        <w:r>
          <w:fldChar w:fldCharType="end"/>
        </w:r>
        <w:r>
          <w:t xml:space="preserve">. </w:t>
        </w:r>
      </w:ins>
    </w:p>
    <w:p w14:paraId="1FCC9594" w14:textId="77777777" w:rsidR="00170CC0" w:rsidRDefault="00170CC0">
      <w:pPr>
        <w:rPr>
          <w:ins w:id="436" w:author="Ton Snelder" w:date="2024-08-21T10:51:00Z" w16du:dateUtc="2024-08-20T22:51:00Z"/>
        </w:rPr>
      </w:pPr>
    </w:p>
    <w:p w14:paraId="0887A571" w14:textId="77777777" w:rsidR="00170CC0" w:rsidRDefault="00170CC0">
      <w:pPr>
        <w:rPr>
          <w:ins w:id="437" w:author="Ton Snelder" w:date="2024-08-21T10:51:00Z" w16du:dateUtc="2024-08-20T22:51:00Z"/>
        </w:rPr>
      </w:pPr>
    </w:p>
    <w:p w14:paraId="7E61E5DA" w14:textId="77777777" w:rsidR="00170CC0" w:rsidRDefault="00170CC0">
      <w:pPr>
        <w:rPr>
          <w:ins w:id="438" w:author="Ton Snelder" w:date="2024-08-21T10:51:00Z" w16du:dateUtc="2024-08-20T22:51:00Z"/>
        </w:rPr>
      </w:pPr>
    </w:p>
    <w:p w14:paraId="7410BCAD" w14:textId="77777777" w:rsidR="00170CC0" w:rsidRDefault="00170CC0">
      <w:pPr>
        <w:rPr>
          <w:ins w:id="439" w:author="Ton Snelder" w:date="2024-08-21T10:45:00Z" w16du:dateUtc="2024-08-20T22:45:00Z"/>
        </w:rPr>
      </w:pPr>
    </w:p>
    <w:p w14:paraId="000000AC" w14:textId="445F02F7" w:rsidR="009B5B77" w:rsidDel="00170CC0" w:rsidRDefault="0083587F">
      <w:pPr>
        <w:rPr>
          <w:del w:id="440" w:author="Ton Snelder" w:date="2024-08-21T10:51:00Z" w16du:dateUtc="2024-08-20T22:51:00Z"/>
        </w:rPr>
      </w:pPr>
      <w:del w:id="441" w:author="Ton Snelder" w:date="2024-08-21T10:51:00Z" w16du:dateUtc="2024-08-20T22:51:00Z">
        <w:r w:rsidDel="00170CC0">
          <w:delText xml:space="preserve">First, the ratio of the total current loss to total scenario loss is calculated for TN and TP. The </w:delText>
        </w:r>
        <w:r w:rsidR="002C4D04" w:rsidDel="00170CC0">
          <w:delText>‘</w:delText>
        </w:r>
        <w:r w:rsidDel="00170CC0">
          <w:delText>current</w:delText>
        </w:r>
        <w:r w:rsidR="002C4D04" w:rsidDel="00170CC0">
          <w:delText xml:space="preserve"> state’</w:delText>
        </w:r>
        <w:r w:rsidR="00F31B92" w:rsidDel="00170CC0">
          <w:delText xml:space="preserve"> (measured)</w:delText>
        </w:r>
        <w:r w:rsidR="002C4D04" w:rsidDel="00170CC0">
          <w:delText xml:space="preserve"> median</w:delText>
        </w:r>
        <w:r w:rsidDel="00170CC0">
          <w:delText xml:space="preserve"> concentrations of the two forms of nitrogen and phosphorus are then multiplied by these ratios, respectively. The underlying assumption is that a relative </w:delText>
        </w:r>
        <w:r w:rsidR="00BA5A8C" w:rsidDel="00170CC0">
          <w:delText xml:space="preserve">change </w:delText>
        </w:r>
        <w:r w:rsidDel="00170CC0">
          <w:delText xml:space="preserve">in total nitrogen or total phosphorus loss in a catchment will produce the same relative </w:delText>
        </w:r>
        <w:r w:rsidR="00BA5A8C" w:rsidDel="00170CC0">
          <w:delText xml:space="preserve">change </w:delText>
        </w:r>
        <w:r w:rsidDel="00170CC0">
          <w:delText xml:space="preserve">in the median concentrations of all forms of nitrogen and phosphorus, respectively. This assumption is reasonable because load is the integral of concentration and discharge, and the median concentration increases in proportion to the load </w:delText>
        </w:r>
      </w:del>
      <w:customXmlDelRangeStart w:id="442" w:author="Ton Snelder" w:date="2024-08-21T10:51:00Z"/>
      <w:sdt>
        <w:sdtPr>
          <w:tag w:val="goog_rdk_65"/>
          <w:id w:val="-2056767975"/>
        </w:sdtPr>
        <w:sdtEndPr/>
        <w:sdtContent>
          <w:customXmlDelRangeEnd w:id="442"/>
          <w:customXmlDelRangeStart w:id="443" w:author="Ton Snelder" w:date="2024-08-21T10:51:00Z"/>
        </w:sdtContent>
      </w:sdt>
      <w:customXmlDelRangeEnd w:id="443"/>
      <w:del w:id="444" w:author="Ton Snelder" w:date="2024-08-21T10:51:00Z" w16du:dateUtc="2024-08-20T22:51:00Z">
        <w:r w:rsidDel="00170CC0">
          <w:delText xml:space="preserve">(Snelder et al. 2020).  </w:delText>
        </w:r>
      </w:del>
    </w:p>
    <w:p w14:paraId="6E753971" w14:textId="1CA9AE46" w:rsidR="00C37823" w:rsidDel="00170CC0" w:rsidRDefault="005921DD">
      <w:pPr>
        <w:rPr>
          <w:del w:id="445" w:author="Ton Snelder" w:date="2024-08-21T10:51:00Z" w16du:dateUtc="2024-08-20T22:51:00Z"/>
        </w:rPr>
      </w:pPr>
      <w:del w:id="446" w:author="Ton Snelder" w:date="2024-08-21T10:51:00Z" w16du:dateUtc="2024-08-20T22:51:00Z">
        <w:r w:rsidDel="00170CC0">
          <w:delText>Whil</w:delText>
        </w:r>
        <w:r w:rsidR="00AA1B11" w:rsidDel="00170CC0">
          <w:delText>e</w:delText>
        </w:r>
        <w:r w:rsidDel="00170CC0">
          <w:delText xml:space="preserve"> the primary purpose of the</w:delText>
        </w:r>
        <w:r w:rsidR="00F0242E" w:rsidDel="00170CC0">
          <w:delText xml:space="preserve"> WebApp </w:delText>
        </w:r>
        <w:r w:rsidDel="00170CC0">
          <w:delText xml:space="preserve">is to explore scenarios leading to improvements in water quality (i.e. reductions in the median concentrations of nutrients), it is possible to </w:delText>
        </w:r>
        <w:r w:rsidR="00D84A11" w:rsidDel="00170CC0">
          <w:delText>specify</w:delText>
        </w:r>
        <w:r w:rsidDel="00170CC0">
          <w:delText xml:space="preserve"> scenarios</w:delText>
        </w:r>
        <w:r w:rsidR="00DC3E5D" w:rsidDel="00170CC0">
          <w:delText xml:space="preserve"> that</w:delText>
        </w:r>
        <w:r w:rsidDel="00170CC0">
          <w:delText xml:space="preserve"> </w:delText>
        </w:r>
        <w:r w:rsidR="00D84A11" w:rsidDel="00170CC0">
          <w:delText>result in water quality degradation, for example by setting the mitigation effectiveness</w:delText>
        </w:r>
        <w:r w:rsidR="00EF4D5A" w:rsidDel="00170CC0">
          <w:delText xml:space="preserve"> to 0% and increasing the proportion of land use attributed to </w:delText>
        </w:r>
        <w:r w:rsidR="006B2B6C" w:rsidDel="00170CC0">
          <w:delText xml:space="preserve">higher nutrient losses (e.g. increasing the proportion of </w:delText>
        </w:r>
        <w:r w:rsidR="0087755C" w:rsidDel="00170CC0">
          <w:delText>d</w:delText>
        </w:r>
        <w:r w:rsidR="006B2B6C" w:rsidDel="00170CC0">
          <w:delText>airy vs forestry</w:delText>
        </w:r>
        <w:r w:rsidR="00D84165" w:rsidDel="00170CC0">
          <w:delText xml:space="preserve"> land use in the catchment will increase nitrogen losses overall</w:delText>
        </w:r>
        <w:r w:rsidR="006B2B6C" w:rsidDel="00170CC0">
          <w:delText>).</w:delText>
        </w:r>
      </w:del>
    </w:p>
    <w:p w14:paraId="2D1D6E33" w14:textId="7CFEE3C8" w:rsidR="002E2839" w:rsidRDefault="002E2839">
      <w:pPr>
        <w:rPr>
          <w:b/>
          <w:color w:val="3F9BAB" w:themeColor="text2"/>
          <w:sz w:val="36"/>
          <w:szCs w:val="30"/>
        </w:rPr>
      </w:pPr>
    </w:p>
    <w:p w14:paraId="2C92B71B" w14:textId="77777777" w:rsidR="00BF0A15" w:rsidRDefault="00BF0A15">
      <w:pPr>
        <w:rPr>
          <w:b/>
          <w:color w:val="3F9BAB" w:themeColor="text2"/>
          <w:sz w:val="36"/>
          <w:szCs w:val="30"/>
        </w:rPr>
      </w:pPr>
    </w:p>
    <w:p w14:paraId="000000BB" w14:textId="6F01A4D5" w:rsidR="009B5B77" w:rsidRDefault="0083587F" w:rsidP="004F5131">
      <w:pPr>
        <w:pStyle w:val="Heading1"/>
      </w:pPr>
      <w:bookmarkStart w:id="447" w:name="_Toc174707648"/>
      <w:r w:rsidRPr="004F5131">
        <w:t>Examples of outputs for selected scenarios</w:t>
      </w:r>
      <w:bookmarkEnd w:id="447"/>
      <w:r w:rsidR="00A35A1C">
        <w:t xml:space="preserve"> </w:t>
      </w:r>
    </w:p>
    <w:p w14:paraId="000000CE" w14:textId="2569EFF7" w:rsidR="009B5B77" w:rsidRPr="004F5131" w:rsidRDefault="0083587F" w:rsidP="004F5131">
      <w:pPr>
        <w:pStyle w:val="Heading1"/>
      </w:pPr>
      <w:bookmarkStart w:id="448" w:name="_Ref165030168"/>
      <w:bookmarkStart w:id="449" w:name="_Ref169003946"/>
      <w:bookmarkStart w:id="450" w:name="_Toc174707649"/>
      <w:r w:rsidRPr="004F5131">
        <w:t xml:space="preserve">User </w:t>
      </w:r>
      <w:sdt>
        <w:sdtPr>
          <w:tag w:val="goog_rdk_83"/>
          <w:id w:val="-2103097644"/>
        </w:sdtPr>
        <w:sdtEndPr/>
        <w:sdtContent/>
      </w:sdt>
      <w:sdt>
        <w:sdtPr>
          <w:tag w:val="goog_rdk_84"/>
          <w:id w:val="-1943827479"/>
        </w:sdtPr>
        <w:sdtEndPr/>
        <w:sdtContent/>
      </w:sdt>
      <w:r w:rsidRPr="004F5131">
        <w:t>Guide</w:t>
      </w:r>
      <w:bookmarkEnd w:id="448"/>
      <w:bookmarkEnd w:id="449"/>
      <w:bookmarkEnd w:id="450"/>
    </w:p>
    <w:p w14:paraId="000000D2" w14:textId="40CA55D1" w:rsidR="009B5B77" w:rsidRDefault="00C52116">
      <w:r>
        <w:t>This section provide</w:t>
      </w:r>
      <w:r w:rsidR="004F5131">
        <w:t>s</w:t>
      </w:r>
      <w:r>
        <w:t xml:space="preserve"> step-by-step instructions on how to use the Freshwater Improvement Scenario Builder </w:t>
      </w:r>
      <w:r w:rsidR="008F1DF6">
        <w:t xml:space="preserve">for </w:t>
      </w:r>
      <w:r w:rsidR="0020275D">
        <w:t>Lakes</w:t>
      </w:r>
      <w:r w:rsidR="008F1DF6">
        <w:t xml:space="preserve"> </w:t>
      </w:r>
      <w:r>
        <w:t>web application</w:t>
      </w:r>
      <w:r w:rsidR="00252EA3">
        <w:t>.</w:t>
      </w:r>
      <w:r w:rsidR="005749F1">
        <w:t xml:space="preserve"> </w:t>
      </w:r>
    </w:p>
    <w:p w14:paraId="000000D3" w14:textId="05AC19AB" w:rsidR="009B5B77" w:rsidRPr="00C05D8B" w:rsidRDefault="001D0D7E" w:rsidP="000579F6">
      <w:pPr>
        <w:pStyle w:val="Heading2"/>
      </w:pPr>
      <w:bookmarkStart w:id="451" w:name="_Ref170312779"/>
      <w:bookmarkStart w:id="452" w:name="_Toc174707650"/>
      <w:r w:rsidRPr="00C05D8B">
        <w:t>Using the</w:t>
      </w:r>
      <w:r w:rsidR="00F0242E">
        <w:t xml:space="preserve"> WebApp </w:t>
      </w:r>
      <w:r w:rsidR="00E96051" w:rsidRPr="00C05D8B">
        <w:t xml:space="preserve">to explore </w:t>
      </w:r>
      <w:r w:rsidR="007B69CF" w:rsidRPr="00C05D8B">
        <w:t>water quality c</w:t>
      </w:r>
      <w:r w:rsidR="00E96051" w:rsidRPr="00C05D8B">
        <w:t xml:space="preserve">urrent </w:t>
      </w:r>
      <w:r w:rsidR="007B69CF" w:rsidRPr="00C05D8B">
        <w:t>s</w:t>
      </w:r>
      <w:r w:rsidR="00E96051" w:rsidRPr="00C05D8B">
        <w:t>tate</w:t>
      </w:r>
      <w:bookmarkEnd w:id="451"/>
      <w:bookmarkEnd w:id="452"/>
    </w:p>
    <w:p w14:paraId="442E8356" w14:textId="77777777" w:rsidR="006C4A4E" w:rsidRPr="008A1E44" w:rsidRDefault="006C4A4E" w:rsidP="008A1E44"/>
    <w:p w14:paraId="5E083413" w14:textId="53B27E29" w:rsidR="000E21F8" w:rsidRDefault="000E21F8" w:rsidP="004F5131">
      <w:pPr>
        <w:pStyle w:val="Heading2"/>
      </w:pPr>
      <w:bookmarkStart w:id="453" w:name="_Ref165992652"/>
      <w:bookmarkStart w:id="454" w:name="_Toc174707651"/>
      <w:r>
        <w:t>Using the</w:t>
      </w:r>
      <w:r w:rsidR="00F0242E">
        <w:t xml:space="preserve"> WebApp </w:t>
      </w:r>
      <w:r>
        <w:t xml:space="preserve">to assess </w:t>
      </w:r>
      <w:r w:rsidR="00546EAD">
        <w:t>catchment</w:t>
      </w:r>
      <w:r>
        <w:t xml:space="preserve"> scenarios</w:t>
      </w:r>
      <w:bookmarkEnd w:id="453"/>
      <w:bookmarkEnd w:id="454"/>
    </w:p>
    <w:p w14:paraId="70F38E61" w14:textId="5F4304A2" w:rsidR="00BD7552" w:rsidRDefault="00FC483D" w:rsidP="00E23FE9">
      <w:pPr>
        <w:pStyle w:val="Bulletpoints"/>
        <w:numPr>
          <w:ilvl w:val="0"/>
          <w:numId w:val="0"/>
        </w:numPr>
        <w:spacing w:line="276" w:lineRule="auto"/>
        <w:jc w:val="left"/>
      </w:pPr>
      <w:r>
        <w:t>This subsection contains instructions on how to use the Scenario Builder</w:t>
      </w:r>
      <w:r w:rsidR="009710A5">
        <w:t xml:space="preserve"> for </w:t>
      </w:r>
      <w:r w:rsidR="00862002">
        <w:t>Lakes</w:t>
      </w:r>
      <w:r w:rsidR="00F0242E">
        <w:t xml:space="preserve"> WebApp </w:t>
      </w:r>
      <w:r>
        <w:t xml:space="preserve">to </w:t>
      </w:r>
      <w:r w:rsidR="00C82464">
        <w:t>predict</w:t>
      </w:r>
      <w:r w:rsidR="004704AF">
        <w:t xml:space="preserve"> how a</w:t>
      </w:r>
      <w:r w:rsidR="00546EAD">
        <w:t xml:space="preserve"> catchment</w:t>
      </w:r>
      <w:r>
        <w:t xml:space="preserve"> scenario</w:t>
      </w:r>
      <w:r w:rsidR="00301A65">
        <w:t xml:space="preserve"> that consist</w:t>
      </w:r>
      <w:r>
        <w:t xml:space="preserve"> of land mitigation and/or land use change</w:t>
      </w:r>
      <w:r w:rsidR="00A30487">
        <w:t xml:space="preserve"> </w:t>
      </w:r>
      <w:r w:rsidR="00C82464">
        <w:t>will</w:t>
      </w:r>
      <w:r w:rsidR="00A30487">
        <w:t xml:space="preserve"> impact the current state median of a selected indicator</w:t>
      </w:r>
      <w:r>
        <w:t xml:space="preserve">. Note that </w:t>
      </w:r>
      <w:r w:rsidR="00730F4D">
        <w:t xml:space="preserve">before carrying out a scenario assessment, the </w:t>
      </w:r>
      <w:r w:rsidR="009709D8">
        <w:t>steps in a ‘Current state’ analysis (Section</w:t>
      </w:r>
      <w:r w:rsidR="007B6390">
        <w:t xml:space="preserve"> 4.1) must be carried out</w:t>
      </w:r>
      <w:r w:rsidR="00BD7552">
        <w:t>, i.e., a</w:t>
      </w:r>
      <w:r w:rsidR="009709D8">
        <w:t xml:space="preserve"> </w:t>
      </w:r>
      <w:r w:rsidR="00DD791D">
        <w:t>lake</w:t>
      </w:r>
      <w:r w:rsidR="00BD7552">
        <w:t xml:space="preserve"> and</w:t>
      </w:r>
      <w:r w:rsidR="00C82464">
        <w:t xml:space="preserve"> a measured</w:t>
      </w:r>
      <w:r w:rsidR="00BD7552">
        <w:t xml:space="preserve"> indicator must be selected.</w:t>
      </w:r>
    </w:p>
    <w:p w14:paraId="0ACB2AC7" w14:textId="1408B09E" w:rsidR="000E21F8" w:rsidRPr="00A97092" w:rsidRDefault="00CF45D2" w:rsidP="00C15EAD">
      <w:pPr>
        <w:pStyle w:val="Heading3"/>
      </w:pPr>
      <w:bookmarkStart w:id="455" w:name="_Ref165116067"/>
      <w:bookmarkStart w:id="456" w:name="_Toc174707652"/>
      <w:r w:rsidRPr="00A97092">
        <w:t>Land mitigation scenario</w:t>
      </w:r>
      <w:bookmarkEnd w:id="455"/>
      <w:bookmarkEnd w:id="456"/>
    </w:p>
    <w:p w14:paraId="1EF2EAB1" w14:textId="39FBEC10" w:rsidR="001C7E0D" w:rsidRPr="00A97092" w:rsidRDefault="00C83D38" w:rsidP="00A97092">
      <w:pPr>
        <w:pStyle w:val="Heading3"/>
      </w:pPr>
      <w:bookmarkStart w:id="457" w:name="_Toc174707653"/>
      <w:r w:rsidRPr="00A97092">
        <w:t>Land use change scenario</w:t>
      </w:r>
      <w:bookmarkEnd w:id="457"/>
    </w:p>
    <w:p w14:paraId="7515B8BC" w14:textId="71CD8349" w:rsidR="0049704B" w:rsidRDefault="0049704B" w:rsidP="0049704B">
      <w:pPr>
        <w:pStyle w:val="Heading3"/>
      </w:pPr>
      <w:bookmarkStart w:id="458" w:name="_Toc174707654"/>
      <w:r>
        <w:t>Exporting the results</w:t>
      </w:r>
      <w:bookmarkEnd w:id="458"/>
    </w:p>
    <w:p w14:paraId="336C2C0C" w14:textId="48E7863D" w:rsidR="00C83D38" w:rsidRDefault="00C17182">
      <w:r>
        <w:t>The Scenario Builder</w:t>
      </w:r>
      <w:r w:rsidR="00DD791D">
        <w:t xml:space="preserve"> for Lakes</w:t>
      </w:r>
      <w:r w:rsidR="00F0242E">
        <w:t xml:space="preserve"> WebApp </w:t>
      </w:r>
      <w:r>
        <w:t xml:space="preserve">results can be exported in PDF format. This can only be done once a scenario has been run. </w:t>
      </w:r>
      <w:r w:rsidR="007350BC">
        <w:t>The button ‘Download pdf report’ will appear blue once a scenario has been run.</w:t>
      </w:r>
    </w:p>
    <w:p w14:paraId="3B5DD6CB" w14:textId="43B4815C" w:rsidR="00712F9F" w:rsidRDefault="00A36A51" w:rsidP="00A36A51">
      <w:r>
        <w:lastRenderedPageBreak/>
        <w:t>Note: the PDF report will be based on the most recent scenario run by the user</w:t>
      </w:r>
      <w:r w:rsidR="0083587F">
        <w:t>. Only one scenario will be included in the report.</w:t>
      </w:r>
      <w:r w:rsidR="00712F9F">
        <w:t xml:space="preserve"> </w:t>
      </w:r>
    </w:p>
    <w:p w14:paraId="35799CEB" w14:textId="77777777" w:rsidR="0062424C" w:rsidRDefault="0062424C">
      <w:pPr>
        <w:rPr>
          <w:rFonts w:cstheme="minorHAnsi"/>
          <w:color w:val="3F9BAB" w:themeColor="text2"/>
          <w:sz w:val="28"/>
          <w:szCs w:val="28"/>
        </w:rPr>
      </w:pPr>
      <w:r>
        <w:br w:type="page"/>
      </w:r>
    </w:p>
    <w:p w14:paraId="1296EDD0" w14:textId="5AFC62F1" w:rsidR="0002029F" w:rsidRDefault="0002029F" w:rsidP="00C15EAD">
      <w:pPr>
        <w:pStyle w:val="Heading2"/>
      </w:pPr>
      <w:bookmarkStart w:id="459" w:name="_Toc174707655"/>
      <w:r>
        <w:lastRenderedPageBreak/>
        <w:t>Example</w:t>
      </w:r>
      <w:bookmarkEnd w:id="459"/>
    </w:p>
    <w:p w14:paraId="0BA3C524" w14:textId="1B01FBFB" w:rsidR="008800D5" w:rsidRDefault="00F904F4">
      <w:r>
        <w:t xml:space="preserve">The box below contains </w:t>
      </w:r>
      <w:r w:rsidR="00EB78F3">
        <w:t>an example of how to use the Scenario Builder</w:t>
      </w:r>
      <w:r w:rsidR="0049704B">
        <w:t xml:space="preserve"> for Lakes</w:t>
      </w:r>
      <w:r w:rsidR="00EB78F3">
        <w:t xml:space="preserve"> </w:t>
      </w:r>
      <w:r w:rsidR="00BA1F9F">
        <w:t>WebA</w:t>
      </w:r>
      <w:r w:rsidR="00EB78F3">
        <w:t xml:space="preserve">pp. Note that the mitigation and land use change scenarios in the example are purely hypothetical and were devised for the purpose of illustrating the </w:t>
      </w:r>
      <w:r w:rsidR="00F0242E">
        <w:t xml:space="preserve">WebApp </w:t>
      </w:r>
      <w:r w:rsidR="002A1654">
        <w:t xml:space="preserve">functions. </w:t>
      </w:r>
    </w:p>
    <w:p w14:paraId="226D9C40" w14:textId="77777777" w:rsidR="0038346A" w:rsidRDefault="0038346A"/>
    <w:p w14:paraId="000000EC" w14:textId="77777777" w:rsidR="009B5B77" w:rsidRDefault="0083587F" w:rsidP="004F5131">
      <w:pPr>
        <w:pStyle w:val="Heading2"/>
      </w:pPr>
      <w:bookmarkStart w:id="460" w:name="_Toc174707656"/>
      <w:r>
        <w:t>Troubleshooting</w:t>
      </w:r>
      <w:bookmarkEnd w:id="460"/>
    </w:p>
    <w:p w14:paraId="000000ED" w14:textId="0985A071" w:rsidR="009B5B77" w:rsidRDefault="0083587F">
      <w:r>
        <w:t xml:space="preserve">To report any problems using the </w:t>
      </w:r>
      <w:r w:rsidR="0002029F">
        <w:t>Scenario Builder</w:t>
      </w:r>
      <w:r w:rsidR="00645BFD">
        <w:t xml:space="preserve"> for </w:t>
      </w:r>
      <w:r w:rsidR="00555039">
        <w:t>Lakes</w:t>
      </w:r>
      <w:r w:rsidR="0002029F">
        <w:t xml:space="preserve"> </w:t>
      </w:r>
      <w:r w:rsidR="00EB6FEE">
        <w:t>Web</w:t>
      </w:r>
      <w:r w:rsidR="0002029F">
        <w:t>App</w:t>
      </w:r>
      <w:r>
        <w:t>, please get in touch using the</w:t>
      </w:r>
      <w:r w:rsidR="00C458E0">
        <w:t xml:space="preserve"> </w:t>
      </w:r>
      <w:commentRangeStart w:id="461"/>
      <w:r w:rsidR="00C458E0">
        <w:t>Contact</w:t>
      </w:r>
      <w:r>
        <w:t xml:space="preserve"> form on the Monitoring Freshwater Improvements website</w:t>
      </w:r>
      <w:commentRangeEnd w:id="461"/>
      <w:r w:rsidR="00C458E0">
        <w:rPr>
          <w:rStyle w:val="CommentReference"/>
        </w:rPr>
        <w:commentReference w:id="461"/>
      </w:r>
      <w:r>
        <w:t>.</w:t>
      </w:r>
    </w:p>
    <w:p w14:paraId="000000F4" w14:textId="6758F1DB" w:rsidR="009B5B77" w:rsidRDefault="009B5B77" w:rsidP="001C2E64"/>
    <w:p w14:paraId="000000F5" w14:textId="77777777" w:rsidR="009B5B77" w:rsidRDefault="009B5B77"/>
    <w:p w14:paraId="174EBA4F" w14:textId="77777777" w:rsidR="00612827" w:rsidRDefault="00612827">
      <w:pPr>
        <w:rPr>
          <w:b/>
          <w:color w:val="3F9BAB" w:themeColor="text2"/>
          <w:sz w:val="36"/>
          <w:szCs w:val="30"/>
        </w:rPr>
      </w:pPr>
      <w:r>
        <w:br w:type="page"/>
      </w:r>
    </w:p>
    <w:p w14:paraId="000000F6" w14:textId="3B6EA6F9" w:rsidR="009B5B77" w:rsidRDefault="00612827" w:rsidP="00612827">
      <w:pPr>
        <w:pStyle w:val="Heading1"/>
        <w:numPr>
          <w:ilvl w:val="0"/>
          <w:numId w:val="0"/>
        </w:numPr>
        <w:ind w:left="432" w:hanging="432"/>
        <w:rPr>
          <w:color w:val="3F9BAB"/>
          <w:szCs w:val="36"/>
        </w:rPr>
      </w:pPr>
      <w:bookmarkStart w:id="462" w:name="_Toc174707657"/>
      <w:r>
        <w:lastRenderedPageBreak/>
        <w:t>Acknowle</w:t>
      </w:r>
      <w:r w:rsidR="00161E39">
        <w:t>d</w:t>
      </w:r>
      <w:r>
        <w:t>gements</w:t>
      </w:r>
      <w:bookmarkEnd w:id="462"/>
      <w:r w:rsidR="0083587F">
        <w:br w:type="page"/>
      </w:r>
    </w:p>
    <w:p w14:paraId="000000F7" w14:textId="77777777" w:rsidR="009B5B77" w:rsidRDefault="0083587F" w:rsidP="006548C1">
      <w:pPr>
        <w:pStyle w:val="Heading1"/>
        <w:numPr>
          <w:ilvl w:val="0"/>
          <w:numId w:val="0"/>
        </w:numPr>
        <w:ind w:left="432" w:hanging="432"/>
      </w:pPr>
      <w:bookmarkStart w:id="463" w:name="_Toc174707658"/>
      <w:r>
        <w:lastRenderedPageBreak/>
        <w:t>References</w:t>
      </w:r>
      <w:bookmarkEnd w:id="463"/>
    </w:p>
    <w:p w14:paraId="4DBF7036" w14:textId="77777777" w:rsidR="00161E39" w:rsidRPr="00161E39" w:rsidRDefault="00161E39" w:rsidP="00161E39">
      <w:pPr>
        <w:spacing w:after="240"/>
        <w:rPr>
          <w:lang w:val="en-NZ"/>
        </w:rPr>
      </w:pPr>
      <w:r w:rsidRPr="00161E39">
        <w:rPr>
          <w:lang w:val="en-NZ"/>
        </w:rPr>
        <w:t xml:space="preserve">Abell J, van Dam-Bates P (2018) Modelling Reference and Current Trophic Level Index for New Zealand Lakes. </w:t>
      </w:r>
      <w:proofErr w:type="spellStart"/>
      <w:r w:rsidRPr="00161E39">
        <w:rPr>
          <w:lang w:val="en-NZ"/>
        </w:rPr>
        <w:t>Ecofish</w:t>
      </w:r>
      <w:proofErr w:type="spellEnd"/>
      <w:r w:rsidRPr="00161E39">
        <w:rPr>
          <w:lang w:val="en-NZ"/>
        </w:rPr>
        <w:t xml:space="preserve"> Research Ltd Hamilton, New Zealand.</w:t>
      </w:r>
    </w:p>
    <w:p w14:paraId="4440AC9F" w14:textId="77777777" w:rsidR="00161E39" w:rsidRPr="00161E39" w:rsidRDefault="00161E39" w:rsidP="00161E39">
      <w:pPr>
        <w:spacing w:after="240"/>
        <w:rPr>
          <w:lang w:val="en-NZ"/>
        </w:rPr>
      </w:pPr>
      <w:r w:rsidRPr="00161E39">
        <w:rPr>
          <w:lang w:val="en-NZ"/>
        </w:rPr>
        <w:t xml:space="preserve">Abell JM, </w:t>
      </w:r>
      <w:proofErr w:type="spellStart"/>
      <w:r w:rsidRPr="00161E39">
        <w:rPr>
          <w:lang w:val="en-NZ"/>
        </w:rPr>
        <w:t>Özkundakci</w:t>
      </w:r>
      <w:proofErr w:type="spellEnd"/>
      <w:r w:rsidRPr="00161E39">
        <w:rPr>
          <w:lang w:val="en-NZ"/>
        </w:rPr>
        <w:t xml:space="preserve"> D, Hamilton DP, van Dam-Bates P, </w:t>
      </w:r>
      <w:proofErr w:type="spellStart"/>
      <w:r w:rsidRPr="00161E39">
        <w:rPr>
          <w:lang w:val="en-NZ"/>
        </w:rPr>
        <w:t>Mcdowell</w:t>
      </w:r>
      <w:proofErr w:type="spellEnd"/>
      <w:r w:rsidRPr="00161E39">
        <w:rPr>
          <w:lang w:val="en-NZ"/>
        </w:rPr>
        <w:t xml:space="preserve"> RW (2019) ‘Quantifying the Extent of Anthropogenic Eutrophication of Lakes at a National Scale in New Zealand’ Environmental science &amp; technology 53, 9439–9452.</w:t>
      </w:r>
    </w:p>
    <w:p w14:paraId="002B23E9" w14:textId="77777777" w:rsidR="00161E39" w:rsidRPr="00161E39" w:rsidRDefault="00161E39" w:rsidP="00161E39">
      <w:pPr>
        <w:spacing w:after="240"/>
        <w:rPr>
          <w:lang w:val="en-NZ"/>
        </w:rPr>
      </w:pPr>
      <w:r w:rsidRPr="00161E39">
        <w:rPr>
          <w:lang w:val="en-NZ"/>
        </w:rPr>
        <w:t xml:space="preserve">Abell J, </w:t>
      </w:r>
      <w:proofErr w:type="spellStart"/>
      <w:r w:rsidRPr="00161E39">
        <w:rPr>
          <w:lang w:val="en-NZ"/>
        </w:rPr>
        <w:t>Özkundakci</w:t>
      </w:r>
      <w:proofErr w:type="spellEnd"/>
      <w:r w:rsidRPr="00161E39">
        <w:rPr>
          <w:lang w:val="en-NZ"/>
        </w:rPr>
        <w:t xml:space="preserve"> D, McBride CG, Allan MG (In prep) Estimating nutrient load targets for lakes at a regional scale.</w:t>
      </w:r>
    </w:p>
    <w:p w14:paraId="120D5473" w14:textId="77777777" w:rsidR="00161E39" w:rsidRPr="00161E39" w:rsidRDefault="00161E39" w:rsidP="00161E39">
      <w:pPr>
        <w:spacing w:after="240"/>
        <w:rPr>
          <w:lang w:val="en-NZ"/>
        </w:rPr>
      </w:pPr>
      <w:r w:rsidRPr="00161E39">
        <w:rPr>
          <w:lang w:val="en-NZ"/>
        </w:rPr>
        <w:t xml:space="preserve">Booker DJ, Woods RA (2014) ‘Comparing and combining physically-based and empirically-based approaches for estimating the hydrology of ungauged catchments’ Journal of Hydrology 508, 227–239. </w:t>
      </w:r>
      <w:proofErr w:type="gramStart"/>
      <w:r w:rsidRPr="00161E39">
        <w:rPr>
          <w:lang w:val="en-NZ"/>
        </w:rPr>
        <w:t>doi:10.1016/j.jhydrol</w:t>
      </w:r>
      <w:proofErr w:type="gramEnd"/>
      <w:r w:rsidRPr="00161E39">
        <w:rPr>
          <w:lang w:val="en-NZ"/>
        </w:rPr>
        <w:t>.2013.11.007</w:t>
      </w:r>
    </w:p>
    <w:p w14:paraId="246D791A" w14:textId="77777777" w:rsidR="00161E39" w:rsidRPr="00161E39" w:rsidRDefault="00161E39" w:rsidP="00161E39">
      <w:pPr>
        <w:spacing w:after="240"/>
        <w:rPr>
          <w:lang w:val="en-NZ"/>
        </w:rPr>
      </w:pPr>
      <w:r w:rsidRPr="00161E39">
        <w:rPr>
          <w:lang w:val="en-NZ"/>
        </w:rPr>
        <w:t>Fraser C (2024) Assessment of Nutrient Load Reductions Required to Achieve Target Attribute States in the Rivers, Lakes and Estuaries of the Canterbury Region. LWP Client Report 2024–07. LWP Ltd, Christchurch, New Zealand.</w:t>
      </w:r>
    </w:p>
    <w:p w14:paraId="16CB9A91" w14:textId="77777777" w:rsidR="00161E39" w:rsidRPr="00161E39" w:rsidRDefault="00161E39" w:rsidP="00161E39">
      <w:pPr>
        <w:spacing w:after="240"/>
        <w:rPr>
          <w:lang w:val="en-NZ"/>
        </w:rPr>
      </w:pPr>
      <w:proofErr w:type="spellStart"/>
      <w:r w:rsidRPr="00161E39">
        <w:rPr>
          <w:lang w:val="en-NZ"/>
        </w:rPr>
        <w:t>Leathwick</w:t>
      </w:r>
      <w:proofErr w:type="spellEnd"/>
      <w:r w:rsidRPr="00161E39">
        <w:rPr>
          <w:lang w:val="en-NZ"/>
        </w:rPr>
        <w:t xml:space="preserve"> J, West D, Chadderton L, Gerbeaux P, Kelly D, Robertson H, Brown D (2010) Freshwater Ecosystems of New Zealand (FENZ) Geodatabase: Version one user guide. Department of Conservation, Hamilton, New Zealand.</w:t>
      </w:r>
    </w:p>
    <w:p w14:paraId="1BF57A9B" w14:textId="77777777" w:rsidR="00161E39" w:rsidRPr="00161E39" w:rsidRDefault="00161E39" w:rsidP="00161E39">
      <w:pPr>
        <w:spacing w:after="240"/>
        <w:rPr>
          <w:lang w:val="en-NZ"/>
        </w:rPr>
      </w:pPr>
      <w:r w:rsidRPr="00161E39">
        <w:rPr>
          <w:lang w:val="en-NZ"/>
        </w:rPr>
        <w:t>Snelder T, Smith H, Plew D, Fraser C (2023) Nitrogen, phosphorus, sediment and Escherichia coli in New Zealand’s aquatic receiving environments: Comparison of current state to national bottom lines. LWP Client Report 2023–06. LWP Ltd, Christchurch, New Zealand.</w:t>
      </w:r>
    </w:p>
    <w:p w14:paraId="336D3C30" w14:textId="77777777" w:rsidR="00161E39" w:rsidRPr="00161E39" w:rsidRDefault="00161E39" w:rsidP="00161E39">
      <w:pPr>
        <w:spacing w:after="240"/>
        <w:rPr>
          <w:lang w:val="en-NZ"/>
        </w:rPr>
      </w:pPr>
      <w:r w:rsidRPr="00161E39">
        <w:rPr>
          <w:lang w:val="en-NZ"/>
        </w:rPr>
        <w:t xml:space="preserve">Srinivasan MS, Muirhead RW, Singh SK, Monaghan RM, Stenger R, Close ME, Manderson A, Drewry JJ, Smith LC, </w:t>
      </w:r>
      <w:proofErr w:type="spellStart"/>
      <w:r w:rsidRPr="00161E39">
        <w:rPr>
          <w:lang w:val="en-NZ"/>
        </w:rPr>
        <w:t>Selbie</w:t>
      </w:r>
      <w:proofErr w:type="spellEnd"/>
      <w:r w:rsidRPr="00161E39">
        <w:rPr>
          <w:lang w:val="en-NZ"/>
        </w:rPr>
        <w:t xml:space="preserve"> D (2021) ‘Development of a national-scale framework to characterise transfers of N, P and Escherichia coli from land to water’ New Zealand Journal of Agricultural Research 64, 286–313.</w:t>
      </w:r>
    </w:p>
    <w:p w14:paraId="48F328C2" w14:textId="00AAD9E7" w:rsidR="00161E39" w:rsidRDefault="00161E39" w:rsidP="00161E39">
      <w:pPr>
        <w:spacing w:after="240"/>
        <w:rPr>
          <w:lang w:val="en-NZ"/>
        </w:rPr>
      </w:pPr>
      <w:r w:rsidRPr="00161E39">
        <w:rPr>
          <w:lang w:val="en-NZ"/>
        </w:rPr>
        <w:t>Whitehead A, Fraser CE, Snelder T, White R (2021) Water quality state and trends in New Zealand lakes. Analyses of national lakes data ending in 2020. 2021297CH. NIWA,</w:t>
      </w:r>
    </w:p>
    <w:p w14:paraId="0BE34926" w14:textId="3B5B9699" w:rsidR="00161E39" w:rsidRPr="00161E39" w:rsidRDefault="00161E39" w:rsidP="00AB4837">
      <w:pPr>
        <w:spacing w:after="240"/>
        <w:rPr>
          <w:u w:val="single"/>
          <w:lang w:val="en-NZ"/>
        </w:rPr>
      </w:pPr>
      <w:r w:rsidRPr="00161E39">
        <w:rPr>
          <w:highlight w:val="yellow"/>
          <w:u w:val="single"/>
          <w:lang w:val="en-NZ"/>
        </w:rPr>
        <w:t>Previous references, to be checked if still present:</w:t>
      </w:r>
    </w:p>
    <w:p w14:paraId="0ACE0AA6" w14:textId="4F3052BF" w:rsidR="001060FB" w:rsidRDefault="001060FB" w:rsidP="00AB4837">
      <w:pPr>
        <w:spacing w:after="240"/>
        <w:rPr>
          <w:lang w:val="en-NZ"/>
        </w:rPr>
      </w:pPr>
      <w:r w:rsidRPr="001060FB">
        <w:rPr>
          <w:lang w:val="en-NZ"/>
        </w:rPr>
        <w:t>Auckland Council 2021. Freshwater management tool: report 6. Literature review of</w:t>
      </w:r>
      <w:r>
        <w:rPr>
          <w:lang w:val="en-NZ"/>
        </w:rPr>
        <w:t xml:space="preserve"> </w:t>
      </w:r>
      <w:r w:rsidRPr="001060FB">
        <w:rPr>
          <w:lang w:val="en-NZ"/>
        </w:rPr>
        <w:t>primary sector responses to water quality: efficacy and cost. FWMT report, 2021/6.</w:t>
      </w:r>
      <w:r>
        <w:rPr>
          <w:lang w:val="en-NZ"/>
        </w:rPr>
        <w:t xml:space="preserve"> </w:t>
      </w:r>
      <w:r w:rsidRPr="001060FB">
        <w:rPr>
          <w:lang w:val="en-NZ"/>
        </w:rPr>
        <w:t>Prepared by Perrin Ag Consultants for Auckland Council.</w:t>
      </w:r>
    </w:p>
    <w:p w14:paraId="3C540E6C" w14:textId="29A811FD" w:rsidR="00304947" w:rsidRDefault="00304947" w:rsidP="00731C11">
      <w:pPr>
        <w:spacing w:after="240"/>
        <w:rPr>
          <w:lang w:val="en-NZ"/>
        </w:rPr>
      </w:pPr>
      <w:r w:rsidRPr="00304947">
        <w:rPr>
          <w:lang w:val="en-NZ"/>
        </w:rPr>
        <w:t>Barber A. 2014. Erosion and sediment control guidelines for vegetable production. A report for</w:t>
      </w:r>
      <w:r>
        <w:rPr>
          <w:lang w:val="en-NZ"/>
        </w:rPr>
        <w:t xml:space="preserve"> </w:t>
      </w:r>
      <w:r w:rsidRPr="00304947">
        <w:rPr>
          <w:lang w:val="en-NZ"/>
        </w:rPr>
        <w:t>Horticulture New Zealand.</w:t>
      </w:r>
    </w:p>
    <w:p w14:paraId="1A1871CD" w14:textId="360E3540" w:rsidR="007E7B7A" w:rsidRDefault="001006FA" w:rsidP="00731C11">
      <w:pPr>
        <w:spacing w:after="240"/>
        <w:rPr>
          <w:lang w:val="en-NZ"/>
        </w:rPr>
      </w:pPr>
      <w:r w:rsidRPr="001006FA">
        <w:rPr>
          <w:lang w:val="en-NZ"/>
        </w:rPr>
        <w:t>Edwards PJ</w:t>
      </w:r>
      <w:r w:rsidR="00DB149B">
        <w:rPr>
          <w:lang w:val="en-NZ"/>
        </w:rPr>
        <w:t>,</w:t>
      </w:r>
      <w:r w:rsidRPr="001006FA">
        <w:rPr>
          <w:lang w:val="en-NZ"/>
        </w:rPr>
        <w:t xml:space="preserve"> Williard KWJ</w:t>
      </w:r>
      <w:r w:rsidR="00DB149B">
        <w:rPr>
          <w:lang w:val="en-NZ"/>
        </w:rPr>
        <w:t>.</w:t>
      </w:r>
      <w:r w:rsidRPr="001006FA">
        <w:rPr>
          <w:lang w:val="en-NZ"/>
        </w:rPr>
        <w:t xml:space="preserve"> 2010. Management Practices for Reducing Sediment and Nutrient Losses in the Eastern United States. </w:t>
      </w:r>
      <w:r w:rsidRPr="00731C11">
        <w:rPr>
          <w:i/>
          <w:iCs/>
          <w:lang w:val="en-NZ"/>
        </w:rPr>
        <w:t>Journal of Forestry</w:t>
      </w:r>
      <w:r w:rsidR="00731C11">
        <w:rPr>
          <w:i/>
          <w:iCs/>
          <w:lang w:val="en-NZ"/>
        </w:rPr>
        <w:t>,</w:t>
      </w:r>
      <w:r w:rsidRPr="001006FA">
        <w:rPr>
          <w:lang w:val="en-NZ"/>
        </w:rPr>
        <w:t xml:space="preserve"> July/August 2010.</w:t>
      </w:r>
    </w:p>
    <w:p w14:paraId="6D6354FD" w14:textId="6170B81D" w:rsidR="00226635" w:rsidRDefault="00226635" w:rsidP="00DC75D2">
      <w:pPr>
        <w:spacing w:after="240"/>
        <w:rPr>
          <w:lang w:val="en-NZ"/>
        </w:rPr>
      </w:pPr>
      <w:r w:rsidRPr="00226635">
        <w:rPr>
          <w:lang w:val="en-NZ"/>
        </w:rPr>
        <w:t>McDowell RW, Snelder TH, Cox N, Booker DJ, Wilcock RJ</w:t>
      </w:r>
      <w:r w:rsidR="00001E92">
        <w:rPr>
          <w:lang w:val="en-NZ"/>
        </w:rPr>
        <w:t>.</w:t>
      </w:r>
      <w:r w:rsidRPr="00226635">
        <w:rPr>
          <w:lang w:val="en-NZ"/>
        </w:rPr>
        <w:t xml:space="preserve"> 2013</w:t>
      </w:r>
      <w:r w:rsidR="00DE04CE">
        <w:rPr>
          <w:lang w:val="en-NZ"/>
        </w:rPr>
        <w:t>.</w:t>
      </w:r>
      <w:r w:rsidRPr="00226635">
        <w:rPr>
          <w:lang w:val="en-NZ"/>
        </w:rPr>
        <w:t xml:space="preserve"> Establishment of reference or baseline conditions of chemical indicators in New Zealand streams and rivers relative to present conditions</w:t>
      </w:r>
      <w:r w:rsidR="00DE04CE">
        <w:rPr>
          <w:lang w:val="en-NZ"/>
        </w:rPr>
        <w:t>.</w:t>
      </w:r>
      <w:r w:rsidRPr="00226635">
        <w:rPr>
          <w:lang w:val="en-NZ"/>
        </w:rPr>
        <w:t xml:space="preserve"> </w:t>
      </w:r>
      <w:r w:rsidRPr="00305238">
        <w:rPr>
          <w:i/>
          <w:iCs/>
          <w:lang w:val="en-NZ"/>
        </w:rPr>
        <w:t>Marine and Freshwater Research 64</w:t>
      </w:r>
      <w:r w:rsidR="00DE04CE" w:rsidRPr="00305238">
        <w:rPr>
          <w:lang w:val="en-NZ"/>
        </w:rPr>
        <w:t>:</w:t>
      </w:r>
      <w:r w:rsidRPr="00226635">
        <w:rPr>
          <w:lang w:val="en-NZ"/>
        </w:rPr>
        <w:t xml:space="preserve"> 387–400.</w:t>
      </w:r>
    </w:p>
    <w:p w14:paraId="3D000CB9" w14:textId="2792C156" w:rsidR="00DC75D2" w:rsidRDefault="00245EDF" w:rsidP="00DC75D2">
      <w:pPr>
        <w:spacing w:after="240"/>
      </w:pPr>
      <w:r>
        <w:lastRenderedPageBreak/>
        <w:t xml:space="preserve">McDowell RW, Monaghan RM, Smith C, Manderson A, Basher L, Burger DF, Laurenson S, Pletnyakov P, </w:t>
      </w:r>
      <w:proofErr w:type="spellStart"/>
      <w:r>
        <w:t>Spiekermann</w:t>
      </w:r>
      <w:proofErr w:type="spellEnd"/>
      <w:r>
        <w:t xml:space="preserve"> R</w:t>
      </w:r>
      <w:r w:rsidR="00DB149B">
        <w:t>,</w:t>
      </w:r>
      <w:r>
        <w:t xml:space="preserve"> Depree C. 2020. Quantifying contaminant losses to water from pastoral land uses in New Zealand III. What could be achieved by 2035? </w:t>
      </w:r>
      <w:r w:rsidRPr="00E018A7">
        <w:rPr>
          <w:i/>
          <w:iCs/>
        </w:rPr>
        <w:t>New Zealand Journal of Agricultural Research</w:t>
      </w:r>
      <w:r w:rsidR="00736F13">
        <w:rPr>
          <w:i/>
          <w:iCs/>
        </w:rPr>
        <w:t xml:space="preserve"> 64</w:t>
      </w:r>
      <w:r w:rsidR="00736F13" w:rsidRPr="00736F13">
        <w:t>(3):</w:t>
      </w:r>
      <w:r w:rsidR="00736F13">
        <w:rPr>
          <w:i/>
          <w:iCs/>
        </w:rPr>
        <w:t xml:space="preserve"> </w:t>
      </w:r>
      <w:r w:rsidR="007C050C" w:rsidRPr="007C050C">
        <w:t>390</w:t>
      </w:r>
      <w:r w:rsidR="007C050C">
        <w:t>–</w:t>
      </w:r>
      <w:r w:rsidR="007C050C" w:rsidRPr="007C050C">
        <w:t>410</w:t>
      </w:r>
      <w:r>
        <w:rPr>
          <w:i/>
          <w:iCs/>
        </w:rPr>
        <w:t>.</w:t>
      </w:r>
      <w:r w:rsidR="007C050C">
        <w:t xml:space="preserve"> </w:t>
      </w:r>
      <w:r w:rsidR="007C050C" w:rsidRPr="007C050C">
        <w:t>https://doi.org/10.1080/00288233.2020.1844763</w:t>
      </w:r>
    </w:p>
    <w:p w14:paraId="1754A21C" w14:textId="11066291" w:rsidR="00226635" w:rsidRDefault="00C52E5D" w:rsidP="00FE34BB">
      <w:pPr>
        <w:spacing w:after="240"/>
      </w:pPr>
      <w:r w:rsidRPr="00C52E5D">
        <w:t xml:space="preserve">Monaghan R, Manderson A, Basher L, Smith C, Burger D, Meenken E, McDowell R. 2021. Quantifying contaminant losses to water from pastoral </w:t>
      </w:r>
      <w:proofErr w:type="spellStart"/>
      <w:r w:rsidRPr="00C52E5D">
        <w:t>landuses</w:t>
      </w:r>
      <w:proofErr w:type="spellEnd"/>
      <w:r w:rsidRPr="00C52E5D">
        <w:t xml:space="preserve"> in New Zealand I. Development of a spatial framework for assessing losses at a farm scale. </w:t>
      </w:r>
      <w:r w:rsidRPr="00001E92">
        <w:rPr>
          <w:i/>
          <w:iCs/>
        </w:rPr>
        <w:t>New Zealand Journal of Agricultural Research</w:t>
      </w:r>
      <w:r w:rsidRPr="00C52E5D">
        <w:t xml:space="preserve"> </w:t>
      </w:r>
      <w:r w:rsidRPr="00001E92">
        <w:rPr>
          <w:i/>
          <w:iCs/>
        </w:rPr>
        <w:t>64</w:t>
      </w:r>
      <w:r w:rsidRPr="00C52E5D">
        <w:t>(3)</w:t>
      </w:r>
      <w:r w:rsidR="00001E92">
        <w:t>:</w:t>
      </w:r>
      <w:r w:rsidRPr="00C52E5D">
        <w:t xml:space="preserve"> 344–364. https://doi.org/10.1080/00288233.2021.1936572</w:t>
      </w:r>
    </w:p>
    <w:p w14:paraId="22E1AC63" w14:textId="54097D3C" w:rsidR="00DB0701" w:rsidRDefault="00DB0701" w:rsidP="00FE34BB">
      <w:pPr>
        <w:spacing w:after="240"/>
      </w:pPr>
      <w:proofErr w:type="spellStart"/>
      <w:r>
        <w:t>Moores</w:t>
      </w:r>
      <w:proofErr w:type="spellEnd"/>
      <w:r>
        <w:t xml:space="preserve"> J, Easton S, Gadd J, Sands M. 2017. </w:t>
      </w:r>
      <w:r w:rsidR="009C20B8">
        <w:t xml:space="preserve">Te Awarua-o-Porirua Collaborative Modelling Project: Customisation of urban contaminant load model and estimation of contaminant loads from sources excluded from the core models. Report prepared for Greater Wellington Regional Council. NIWA Client report </w:t>
      </w:r>
      <w:r w:rsidR="00E250EA" w:rsidRPr="00E250EA">
        <w:t>2017050AK</w:t>
      </w:r>
      <w:r w:rsidR="00E250EA">
        <w:t>.</w:t>
      </w:r>
    </w:p>
    <w:p w14:paraId="0E5D01B4" w14:textId="080AD6DE" w:rsidR="00637B10" w:rsidRPr="00010E70" w:rsidRDefault="00637B10" w:rsidP="00FE34BB">
      <w:pPr>
        <w:spacing w:after="240"/>
        <w:rPr>
          <w:rFonts w:asciiTheme="minorHAnsi" w:hAnsiTheme="minorHAnsi" w:cstheme="minorHAnsi"/>
        </w:rPr>
      </w:pPr>
      <w:r>
        <w:t xml:space="preserve">Newsome PFJ, Wilde RH, Willoughby EJ 2008. Land resource information system spatial data layers: Data </w:t>
      </w:r>
      <w:r w:rsidR="00DF5830" w:rsidRPr="00010E70">
        <w:rPr>
          <w:rFonts w:asciiTheme="minorHAnsi" w:hAnsiTheme="minorHAnsi" w:cstheme="minorHAnsi"/>
        </w:rPr>
        <w:t>d</w:t>
      </w:r>
      <w:r w:rsidRPr="00010E70">
        <w:rPr>
          <w:rFonts w:asciiTheme="minorHAnsi" w:hAnsiTheme="minorHAnsi" w:cstheme="minorHAnsi"/>
        </w:rPr>
        <w:t>ictionary. Palmerston North, Manaaki Whenua – Landcare Research. 75 p</w:t>
      </w:r>
    </w:p>
    <w:p w14:paraId="76AEF1F3" w14:textId="00393672" w:rsidR="009E0C16" w:rsidRPr="00010E70" w:rsidRDefault="009E0C16" w:rsidP="00FE34BB">
      <w:pPr>
        <w:spacing w:after="240"/>
        <w:rPr>
          <w:rFonts w:asciiTheme="minorHAnsi" w:eastAsia="Times New Roman" w:hAnsiTheme="minorHAnsi" w:cstheme="minorHAnsi"/>
          <w:color w:val="auto"/>
          <w:lang w:val="en-NZ"/>
        </w:rPr>
      </w:pPr>
      <w:r w:rsidRPr="00010E70">
        <w:rPr>
          <w:rFonts w:asciiTheme="minorHAnsi" w:eastAsia="Times New Roman" w:hAnsiTheme="minorHAnsi" w:cstheme="minorHAnsi"/>
          <w:color w:val="3F3F3F"/>
          <w:lang w:val="en-NZ"/>
        </w:rPr>
        <w:t xml:space="preserve">Snelder TH, Biggs BJF. 2002. Multi-scale river environment classification for water resources management. </w:t>
      </w:r>
      <w:r w:rsidRPr="00010E70">
        <w:rPr>
          <w:rFonts w:asciiTheme="minorHAnsi" w:eastAsia="Times New Roman" w:hAnsiTheme="minorHAnsi" w:cstheme="minorHAnsi"/>
          <w:i/>
          <w:iCs/>
          <w:color w:val="3F3F3F"/>
          <w:lang w:val="en-NZ"/>
        </w:rPr>
        <w:t>Journal of the American Water Resources Association 38</w:t>
      </w:r>
      <w:r w:rsidRPr="00010E70">
        <w:rPr>
          <w:rFonts w:asciiTheme="minorHAnsi" w:eastAsia="Times New Roman" w:hAnsiTheme="minorHAnsi" w:cstheme="minorHAnsi"/>
          <w:color w:val="3F3F3F"/>
          <w:lang w:val="en-NZ"/>
        </w:rPr>
        <w:t>:</w:t>
      </w:r>
      <w:r w:rsidR="00010E70" w:rsidRPr="00010E70">
        <w:rPr>
          <w:rFonts w:asciiTheme="minorHAnsi" w:eastAsia="Times New Roman" w:hAnsiTheme="minorHAnsi" w:cstheme="minorHAnsi"/>
          <w:color w:val="3F3F3F"/>
          <w:lang w:val="en-NZ"/>
        </w:rPr>
        <w:t xml:space="preserve"> </w:t>
      </w:r>
      <w:r w:rsidRPr="00010E70">
        <w:rPr>
          <w:rFonts w:asciiTheme="minorHAnsi" w:eastAsia="Times New Roman" w:hAnsiTheme="minorHAnsi" w:cstheme="minorHAnsi"/>
          <w:color w:val="3F3F3F"/>
          <w:lang w:val="en-NZ"/>
        </w:rPr>
        <w:t>1225–1240</w:t>
      </w:r>
      <w:r w:rsidR="00010E70" w:rsidRPr="00010E70">
        <w:rPr>
          <w:rFonts w:asciiTheme="minorHAnsi" w:eastAsia="Times New Roman" w:hAnsiTheme="minorHAnsi" w:cstheme="minorHAnsi"/>
          <w:color w:val="3F3F3F"/>
          <w:lang w:val="en-NZ"/>
        </w:rPr>
        <w:t>. https://doi.org/10.1111/j.1752-1688.2002.tb04344.x</w:t>
      </w:r>
    </w:p>
    <w:p w14:paraId="24DB5E8B" w14:textId="7278454C" w:rsidR="00CF2BA5" w:rsidRDefault="00CF2BA5" w:rsidP="00FE34BB">
      <w:pPr>
        <w:spacing w:after="240"/>
        <w:rPr>
          <w:lang w:val="en-NZ"/>
        </w:rPr>
      </w:pPr>
      <w:r w:rsidRPr="00AB4837">
        <w:rPr>
          <w:lang w:val="fr-FR"/>
        </w:rPr>
        <w:t>Snelder T, Cox T, Fraser C, Kerr T, Elliot S</w:t>
      </w:r>
      <w:r w:rsidR="00001E92" w:rsidRPr="00AB4837">
        <w:rPr>
          <w:lang w:val="fr-FR"/>
        </w:rPr>
        <w:t>.</w:t>
      </w:r>
      <w:r w:rsidRPr="00AB4837">
        <w:rPr>
          <w:lang w:val="fr-FR"/>
        </w:rPr>
        <w:t xml:space="preserve"> 2023</w:t>
      </w:r>
      <w:r w:rsidR="00001E92" w:rsidRPr="00AB4837">
        <w:rPr>
          <w:lang w:val="fr-FR"/>
        </w:rPr>
        <w:t>.</w:t>
      </w:r>
      <w:r w:rsidRPr="00AB4837">
        <w:rPr>
          <w:lang w:val="fr-FR"/>
        </w:rPr>
        <w:t xml:space="preserve"> </w:t>
      </w:r>
      <w:r w:rsidRPr="00CF2BA5">
        <w:rPr>
          <w:lang w:val="en-NZ"/>
        </w:rPr>
        <w:t>Quantifying Catchment Nutrient Modelling Parameters. An analysis using the available New Zealand data. LWP Client Report 2023–03. LWP Ltd, Christchurch, New Zealand.</w:t>
      </w:r>
    </w:p>
    <w:p w14:paraId="3AC135DD" w14:textId="0F741542" w:rsidR="00854183" w:rsidRDefault="00854183" w:rsidP="00AC28B2">
      <w:pPr>
        <w:spacing w:after="240"/>
        <w:rPr>
          <w:lang w:val="en-NZ"/>
        </w:rPr>
      </w:pPr>
      <w:r w:rsidRPr="00854183">
        <w:rPr>
          <w:lang w:val="en-NZ"/>
        </w:rPr>
        <w:t>Snelder T, Elliot S, Muirhead R, Fraser C</w:t>
      </w:r>
      <w:r w:rsidR="00C90085">
        <w:rPr>
          <w:lang w:val="en-NZ"/>
        </w:rPr>
        <w:t>.</w:t>
      </w:r>
      <w:r w:rsidRPr="00854183">
        <w:rPr>
          <w:lang w:val="en-NZ"/>
        </w:rPr>
        <w:t xml:space="preserve"> 2024</w:t>
      </w:r>
      <w:r>
        <w:rPr>
          <w:lang w:val="en-NZ"/>
        </w:rPr>
        <w:t>.</w:t>
      </w:r>
      <w:r w:rsidRPr="00854183">
        <w:rPr>
          <w:lang w:val="en-NZ"/>
        </w:rPr>
        <w:t xml:space="preserve"> Parameters for simple </w:t>
      </w:r>
      <w:r w:rsidR="00EA2C57">
        <w:rPr>
          <w:lang w:val="en-NZ"/>
        </w:rPr>
        <w:t xml:space="preserve">empirical </w:t>
      </w:r>
      <w:r w:rsidRPr="00854183">
        <w:rPr>
          <w:lang w:val="en-NZ"/>
        </w:rPr>
        <w:t xml:space="preserve">catchment water quality models for simulating </w:t>
      </w:r>
      <w:r w:rsidRPr="00EA2C57">
        <w:rPr>
          <w:i/>
          <w:iCs/>
          <w:lang w:val="en-NZ"/>
        </w:rPr>
        <w:t>Escherichia coli</w:t>
      </w:r>
      <w:r w:rsidRPr="00854183">
        <w:rPr>
          <w:lang w:val="en-NZ"/>
        </w:rPr>
        <w:t xml:space="preserve"> in New Zealand rivers. LWP Ltd, Christchurch, New Zealand</w:t>
      </w:r>
      <w:r w:rsidR="00C90085">
        <w:rPr>
          <w:lang w:val="en-NZ"/>
        </w:rPr>
        <w:t xml:space="preserve">. Retrievable from </w:t>
      </w:r>
      <w:r w:rsidR="00AC28B2" w:rsidRPr="00AC28B2">
        <w:rPr>
          <w:lang w:val="en-NZ"/>
        </w:rPr>
        <w:t>https://www.monitoringfreshwater.co.nz/research</w:t>
      </w:r>
      <w:r w:rsidR="00AC28B2">
        <w:rPr>
          <w:lang w:val="en-NZ"/>
        </w:rPr>
        <w:t>.</w:t>
      </w:r>
    </w:p>
    <w:p w14:paraId="2F8B489B" w14:textId="4FD99B17" w:rsidR="00D169BC" w:rsidRDefault="00D169BC" w:rsidP="00AB4837">
      <w:pPr>
        <w:rPr>
          <w:lang w:val="en-NZ"/>
        </w:rPr>
      </w:pPr>
      <w:r w:rsidRPr="00D169BC">
        <w:rPr>
          <w:lang w:val="en-NZ"/>
        </w:rPr>
        <w:t>Snelder T, Kilroy C</w:t>
      </w:r>
      <w:r w:rsidR="00001E92">
        <w:rPr>
          <w:lang w:val="en-NZ"/>
        </w:rPr>
        <w:t>.</w:t>
      </w:r>
      <w:r w:rsidRPr="00D169BC">
        <w:rPr>
          <w:lang w:val="en-NZ"/>
        </w:rPr>
        <w:t xml:space="preserve"> 2023</w:t>
      </w:r>
      <w:r w:rsidR="00001E92">
        <w:rPr>
          <w:lang w:val="en-NZ"/>
        </w:rPr>
        <w:t>.</w:t>
      </w:r>
      <w:r w:rsidRPr="00D169BC">
        <w:rPr>
          <w:lang w:val="en-NZ"/>
        </w:rPr>
        <w:t xml:space="preserve"> Revised Nutrient Criteria for Periphyton Biomass Objectives. Updating criteria referred to in Ministry for Environment 2022 guidance. LWP Client Report 2023–08. LWP Ltd, Christchurch, New Zealand.</w:t>
      </w:r>
    </w:p>
    <w:p w14:paraId="1C81B3E1" w14:textId="77777777" w:rsidR="00AC28B2" w:rsidRDefault="00AC28B2" w:rsidP="00AB4837">
      <w:pPr>
        <w:rPr>
          <w:lang w:val="en-NZ"/>
        </w:rPr>
      </w:pPr>
    </w:p>
    <w:p w14:paraId="423E0E2E" w14:textId="437FE504" w:rsidR="008962F9" w:rsidRPr="008962F9" w:rsidRDefault="008962F9" w:rsidP="00AC28B2">
      <w:pPr>
        <w:spacing w:after="240"/>
        <w:rPr>
          <w:rFonts w:ascii="Arial" w:hAnsi="Arial" w:cs="Arial"/>
          <w:lang w:val="en-NZ"/>
        </w:rPr>
      </w:pPr>
      <w:r w:rsidRPr="008962F9">
        <w:rPr>
          <w:lang w:val="en-NZ"/>
        </w:rPr>
        <w:t>Snelder TH, Whitehead AL, Fraser C, Larned ST, Schallenberg M</w:t>
      </w:r>
      <w:r w:rsidR="00F27818">
        <w:rPr>
          <w:lang w:val="en-NZ"/>
        </w:rPr>
        <w:t>.</w:t>
      </w:r>
      <w:r w:rsidRPr="008962F9">
        <w:rPr>
          <w:lang w:val="en-NZ"/>
        </w:rPr>
        <w:t xml:space="preserve"> 2020</w:t>
      </w:r>
      <w:r w:rsidR="00F27818">
        <w:rPr>
          <w:lang w:val="en-NZ"/>
        </w:rPr>
        <w:t>.</w:t>
      </w:r>
      <w:r w:rsidRPr="008962F9">
        <w:rPr>
          <w:lang w:val="en-NZ"/>
        </w:rPr>
        <w:t xml:space="preserve"> Nitrogen loads to New Zealand aquatic receiving environments: comparison with regulatory criteria</w:t>
      </w:r>
      <w:r w:rsidR="00F27818">
        <w:rPr>
          <w:lang w:val="en-NZ"/>
        </w:rPr>
        <w:t>.</w:t>
      </w:r>
      <w:r w:rsidRPr="008962F9">
        <w:rPr>
          <w:lang w:val="en-NZ"/>
        </w:rPr>
        <w:t xml:space="preserve"> </w:t>
      </w:r>
      <w:r w:rsidRPr="00F27818">
        <w:rPr>
          <w:i/>
          <w:iCs/>
          <w:lang w:val="en-NZ"/>
        </w:rPr>
        <w:t>New Zealand Journal of Marine and Freshwater Research 54</w:t>
      </w:r>
      <w:r w:rsidR="00F27818">
        <w:rPr>
          <w:lang w:val="en-NZ"/>
        </w:rPr>
        <w:t>:</w:t>
      </w:r>
      <w:r w:rsidRPr="008962F9">
        <w:rPr>
          <w:lang w:val="en-NZ"/>
        </w:rPr>
        <w:t xml:space="preserve"> 527–550.</w:t>
      </w:r>
    </w:p>
    <w:p w14:paraId="4CAE77BF" w14:textId="4312E1ED" w:rsidR="00501A25" w:rsidRDefault="00C301B8" w:rsidP="00AC28B2">
      <w:pPr>
        <w:spacing w:after="240"/>
        <w:rPr>
          <w:lang w:val="en-NZ"/>
        </w:rPr>
      </w:pPr>
      <w:r w:rsidRPr="00C301B8">
        <w:rPr>
          <w:lang w:val="en-NZ"/>
        </w:rPr>
        <w:t>Srinivasan MS, Muirhead RW, Singh SK, Monaghan RM, Stenger R, Close ME,</w:t>
      </w:r>
      <w:r w:rsidR="00B661C4">
        <w:rPr>
          <w:lang w:val="en-NZ"/>
        </w:rPr>
        <w:t xml:space="preserve"> Manderson A, Drewry JJ, </w:t>
      </w:r>
      <w:r w:rsidR="00914990">
        <w:rPr>
          <w:lang w:val="en-NZ"/>
        </w:rPr>
        <w:t xml:space="preserve">Smith LC, </w:t>
      </w:r>
      <w:proofErr w:type="spellStart"/>
      <w:r w:rsidR="00914990">
        <w:rPr>
          <w:lang w:val="en-NZ"/>
        </w:rPr>
        <w:t>Selbie</w:t>
      </w:r>
      <w:proofErr w:type="spellEnd"/>
      <w:r w:rsidR="00914990">
        <w:rPr>
          <w:lang w:val="en-NZ"/>
        </w:rPr>
        <w:t xml:space="preserve"> D,</w:t>
      </w:r>
      <w:r w:rsidRPr="00C301B8">
        <w:rPr>
          <w:lang w:val="en-NZ"/>
        </w:rPr>
        <w:t xml:space="preserve"> Hodson R. 2021. Development of a national-scale framework to characterise transfers of N, P and Escherichia coli from land to water</w:t>
      </w:r>
      <w:r w:rsidRPr="00235BAC">
        <w:rPr>
          <w:i/>
          <w:iCs/>
          <w:lang w:val="en-NZ"/>
        </w:rPr>
        <w:t>. New Zealand Journal of Agricultural Research</w:t>
      </w:r>
      <w:r w:rsidRPr="00C301B8">
        <w:rPr>
          <w:lang w:val="en-NZ"/>
        </w:rPr>
        <w:t xml:space="preserve"> </w:t>
      </w:r>
      <w:r w:rsidRPr="00235BAC">
        <w:rPr>
          <w:i/>
          <w:iCs/>
          <w:lang w:val="en-NZ"/>
        </w:rPr>
        <w:t>64</w:t>
      </w:r>
      <w:r w:rsidRPr="00C301B8">
        <w:rPr>
          <w:lang w:val="en-NZ"/>
        </w:rPr>
        <w:t>(3)</w:t>
      </w:r>
      <w:r w:rsidR="00235BAC">
        <w:rPr>
          <w:lang w:val="en-NZ"/>
        </w:rPr>
        <w:t>:</w:t>
      </w:r>
      <w:r w:rsidRPr="00C301B8">
        <w:rPr>
          <w:lang w:val="en-NZ"/>
        </w:rPr>
        <w:t xml:space="preserve"> 286–313. </w:t>
      </w:r>
      <w:r w:rsidR="005A1C39" w:rsidRPr="00235BAC">
        <w:rPr>
          <w:lang w:val="en-NZ"/>
        </w:rPr>
        <w:t>https://doi.org/10.1080/00288233.2020.1713822</w:t>
      </w:r>
    </w:p>
    <w:p w14:paraId="7E6A05A7" w14:textId="6AE6D974" w:rsidR="00226635" w:rsidRPr="00226635" w:rsidRDefault="00226635" w:rsidP="00AB4837">
      <w:pPr>
        <w:rPr>
          <w:rFonts w:ascii="Arial" w:hAnsi="Arial" w:cs="Arial"/>
          <w:lang w:val="en-NZ"/>
        </w:rPr>
      </w:pPr>
      <w:r w:rsidRPr="00226635">
        <w:rPr>
          <w:lang w:val="en-NZ"/>
        </w:rPr>
        <w:t>Whitehead A, Fraser CE, Snelder TH, Walter K, Woodward S, Zammit C</w:t>
      </w:r>
      <w:r w:rsidR="009D40AD">
        <w:rPr>
          <w:lang w:val="en-NZ"/>
        </w:rPr>
        <w:t>.</w:t>
      </w:r>
      <w:r w:rsidRPr="00226635">
        <w:rPr>
          <w:lang w:val="en-NZ"/>
        </w:rPr>
        <w:t xml:space="preserve"> 2021</w:t>
      </w:r>
      <w:r w:rsidR="009D40AD">
        <w:rPr>
          <w:lang w:val="en-NZ"/>
        </w:rPr>
        <w:t>.</w:t>
      </w:r>
      <w:r w:rsidRPr="00226635">
        <w:rPr>
          <w:lang w:val="en-NZ"/>
        </w:rPr>
        <w:t xml:space="preserve"> Water quality state and trends in New Zealand Rivers. Analyses of national data ending in 2020. 2021296CH. NIWA, Christchurch.</w:t>
      </w:r>
    </w:p>
    <w:p w14:paraId="53816E81" w14:textId="77777777" w:rsidR="00226635" w:rsidRDefault="00226635"/>
    <w:p w14:paraId="000000FB" w14:textId="77777777" w:rsidR="009B5B77" w:rsidRDefault="009B5B77"/>
    <w:p w14:paraId="000000FC" w14:textId="77777777" w:rsidR="009B5B77" w:rsidRDefault="0083587F">
      <w:r>
        <w:br w:type="page"/>
      </w:r>
    </w:p>
    <w:p w14:paraId="000000FD" w14:textId="3A28FB4E" w:rsidR="009B5B77" w:rsidRDefault="0083587F" w:rsidP="006548C1">
      <w:pPr>
        <w:pStyle w:val="Heading1"/>
        <w:numPr>
          <w:ilvl w:val="0"/>
          <w:numId w:val="0"/>
        </w:numPr>
        <w:ind w:left="432" w:hanging="432"/>
      </w:pPr>
      <w:bookmarkStart w:id="464" w:name="_Toc174707659"/>
      <w:r>
        <w:lastRenderedPageBreak/>
        <w:t>Appendix A</w:t>
      </w:r>
      <w:r w:rsidR="00756897">
        <w:t>: Land use types and loss rates</w:t>
      </w:r>
      <w:bookmarkEnd w:id="464"/>
    </w:p>
    <w:p w14:paraId="11C4A59A" w14:textId="3825DCC3" w:rsidR="008C614F" w:rsidRDefault="008C614F" w:rsidP="00305238">
      <w:pPr>
        <w:pStyle w:val="Caption"/>
        <w:keepNext/>
      </w:pPr>
      <w:bookmarkStart w:id="465" w:name="_heading=h.3ep43zb" w:colFirst="0" w:colLast="0"/>
      <w:bookmarkStart w:id="466" w:name="_Ref164680607"/>
      <w:bookmarkEnd w:id="465"/>
      <w:r>
        <w:t>Table</w:t>
      </w:r>
      <w:bookmarkEnd w:id="466"/>
      <w:r w:rsidR="008A1F52">
        <w:t xml:space="preserve"> A1</w:t>
      </w:r>
      <w:r>
        <w:t xml:space="preserve">: </w:t>
      </w:r>
      <w:r>
        <w:rPr>
          <w:color w:val="3F3F3F"/>
        </w:rPr>
        <w:t>Complete list of land use types and their associated loss rates</w:t>
      </w:r>
      <w:r w:rsidR="003E1F3F">
        <w:rPr>
          <w:color w:val="3F3F3F"/>
        </w:rPr>
        <w:t xml:space="preserve"> (kg/ha/year)</w:t>
      </w:r>
      <w:r>
        <w:rPr>
          <w:color w:val="3F3F3F"/>
        </w:rPr>
        <w:t xml:space="preserve"> used in the Scenario Builder </w:t>
      </w:r>
      <w:r w:rsidR="00211F9B">
        <w:rPr>
          <w:color w:val="3F3F3F"/>
        </w:rPr>
        <w:t xml:space="preserve">for Rivers </w:t>
      </w:r>
      <w:r w:rsidR="008A1F52">
        <w:rPr>
          <w:color w:val="3F3F3F"/>
        </w:rPr>
        <w:t>Web</w:t>
      </w:r>
      <w:r>
        <w:rPr>
          <w:color w:val="3F3F3F"/>
        </w:rPr>
        <w:t>App.</w:t>
      </w:r>
      <w:r w:rsidR="00104574">
        <w:rPr>
          <w:color w:val="3F3F3F"/>
        </w:rPr>
        <w:t xml:space="preserve"> </w:t>
      </w:r>
    </w:p>
    <w:tbl>
      <w:tblPr>
        <w:tblStyle w:val="TableGrid1"/>
        <w:tblW w:w="9016" w:type="dxa"/>
        <w:tblLayout w:type="fixed"/>
        <w:tblLook w:val="0400" w:firstRow="0" w:lastRow="0" w:firstColumn="0" w:lastColumn="0" w:noHBand="0" w:noVBand="1"/>
      </w:tblPr>
      <w:tblGrid>
        <w:gridCol w:w="1592"/>
        <w:gridCol w:w="1238"/>
        <w:gridCol w:w="1418"/>
        <w:gridCol w:w="2126"/>
        <w:gridCol w:w="1291"/>
        <w:gridCol w:w="1351"/>
      </w:tblGrid>
      <w:tr w:rsidR="009B5B77" w14:paraId="0DA885E5" w14:textId="77777777" w:rsidTr="00B43EFA">
        <w:trPr>
          <w:tblHeader/>
        </w:trPr>
        <w:tc>
          <w:tcPr>
            <w:tcW w:w="1592" w:type="dxa"/>
            <w:shd w:val="clear" w:color="auto" w:fill="D6ECF0" w:themeFill="text2" w:themeFillTint="33"/>
          </w:tcPr>
          <w:p w14:paraId="00000100" w14:textId="77777777" w:rsidR="009B5B77" w:rsidRPr="00305238" w:rsidRDefault="0083587F" w:rsidP="00CC0BDE">
            <w:pPr>
              <w:spacing w:before="40" w:after="40" w:line="276" w:lineRule="auto"/>
              <w:rPr>
                <w:b/>
                <w:bCs/>
              </w:rPr>
            </w:pPr>
            <w:r w:rsidRPr="00305238">
              <w:rPr>
                <w:b/>
                <w:bCs/>
              </w:rPr>
              <w:t>Land Use</w:t>
            </w:r>
          </w:p>
        </w:tc>
        <w:tc>
          <w:tcPr>
            <w:tcW w:w="1238" w:type="dxa"/>
            <w:shd w:val="clear" w:color="auto" w:fill="D6ECF0" w:themeFill="text2" w:themeFillTint="33"/>
          </w:tcPr>
          <w:p w14:paraId="00000101" w14:textId="77777777" w:rsidR="009B5B77" w:rsidRPr="00305238" w:rsidRDefault="0083587F" w:rsidP="00CC0BDE">
            <w:pPr>
              <w:spacing w:before="40" w:after="40" w:line="276" w:lineRule="auto"/>
              <w:jc w:val="center"/>
              <w:rPr>
                <w:b/>
                <w:bCs/>
              </w:rPr>
            </w:pPr>
            <w:r w:rsidRPr="00305238">
              <w:rPr>
                <w:b/>
                <w:bCs/>
              </w:rPr>
              <w:t>Slope</w:t>
            </w:r>
          </w:p>
        </w:tc>
        <w:tc>
          <w:tcPr>
            <w:tcW w:w="1418" w:type="dxa"/>
            <w:shd w:val="clear" w:color="auto" w:fill="D6ECF0" w:themeFill="text2" w:themeFillTint="33"/>
          </w:tcPr>
          <w:p w14:paraId="00000102" w14:textId="77777777" w:rsidR="009B5B77" w:rsidRPr="00305238" w:rsidRDefault="0083587F" w:rsidP="00CC0BDE">
            <w:pPr>
              <w:spacing w:before="40" w:after="40" w:line="276" w:lineRule="auto"/>
              <w:jc w:val="center"/>
              <w:rPr>
                <w:b/>
                <w:bCs/>
              </w:rPr>
            </w:pPr>
            <w:r w:rsidRPr="00305238">
              <w:rPr>
                <w:b/>
                <w:bCs/>
              </w:rPr>
              <w:t>Moisture</w:t>
            </w:r>
          </w:p>
        </w:tc>
        <w:tc>
          <w:tcPr>
            <w:tcW w:w="2126" w:type="dxa"/>
            <w:shd w:val="clear" w:color="auto" w:fill="D6ECF0" w:themeFill="text2" w:themeFillTint="33"/>
          </w:tcPr>
          <w:p w14:paraId="00000103" w14:textId="77777777" w:rsidR="009B5B77" w:rsidRPr="00305238" w:rsidRDefault="0083587F" w:rsidP="00CC0BDE">
            <w:pPr>
              <w:spacing w:before="40" w:after="40" w:line="276" w:lineRule="auto"/>
              <w:rPr>
                <w:b/>
                <w:bCs/>
              </w:rPr>
            </w:pPr>
            <w:r w:rsidRPr="00305238">
              <w:rPr>
                <w:b/>
                <w:bCs/>
              </w:rPr>
              <w:t>Type</w:t>
            </w:r>
          </w:p>
        </w:tc>
        <w:tc>
          <w:tcPr>
            <w:tcW w:w="1291" w:type="dxa"/>
            <w:shd w:val="clear" w:color="auto" w:fill="D6ECF0" w:themeFill="text2" w:themeFillTint="33"/>
          </w:tcPr>
          <w:p w14:paraId="00000104" w14:textId="77777777" w:rsidR="009B5B77" w:rsidRPr="00305238" w:rsidRDefault="0083587F" w:rsidP="00CC0BDE">
            <w:pPr>
              <w:spacing w:before="40" w:after="40" w:line="276" w:lineRule="auto"/>
              <w:jc w:val="center"/>
              <w:rPr>
                <w:b/>
                <w:bCs/>
              </w:rPr>
            </w:pPr>
            <w:r w:rsidRPr="00305238">
              <w:rPr>
                <w:b/>
                <w:bCs/>
              </w:rPr>
              <w:t>TN Loss Rate</w:t>
            </w:r>
          </w:p>
        </w:tc>
        <w:tc>
          <w:tcPr>
            <w:tcW w:w="1351" w:type="dxa"/>
            <w:shd w:val="clear" w:color="auto" w:fill="D6ECF0" w:themeFill="text2" w:themeFillTint="33"/>
          </w:tcPr>
          <w:p w14:paraId="00000105" w14:textId="77777777" w:rsidR="009B5B77" w:rsidRPr="00305238" w:rsidRDefault="0083587F" w:rsidP="00CC0BDE">
            <w:pPr>
              <w:spacing w:before="40" w:after="40" w:line="276" w:lineRule="auto"/>
              <w:jc w:val="center"/>
              <w:rPr>
                <w:b/>
                <w:bCs/>
              </w:rPr>
            </w:pPr>
            <w:r w:rsidRPr="00305238">
              <w:rPr>
                <w:b/>
                <w:bCs/>
              </w:rPr>
              <w:t>TP Loss Rate</w:t>
            </w:r>
          </w:p>
        </w:tc>
      </w:tr>
      <w:tr w:rsidR="009B5B77" w14:paraId="15255DC3" w14:textId="77777777" w:rsidTr="00CC0BDE">
        <w:tc>
          <w:tcPr>
            <w:tcW w:w="1592" w:type="dxa"/>
          </w:tcPr>
          <w:p w14:paraId="00000106" w14:textId="77777777" w:rsidR="009B5B77" w:rsidRDefault="0083587F" w:rsidP="00CC0BDE">
            <w:pPr>
              <w:spacing w:before="40" w:after="40" w:line="276" w:lineRule="auto"/>
            </w:pPr>
            <w:r>
              <w:t>Dairy</w:t>
            </w:r>
          </w:p>
        </w:tc>
        <w:tc>
          <w:tcPr>
            <w:tcW w:w="1238" w:type="dxa"/>
          </w:tcPr>
          <w:p w14:paraId="00000107" w14:textId="77777777" w:rsidR="009B5B77" w:rsidRDefault="0083587F" w:rsidP="00CC0BDE">
            <w:pPr>
              <w:spacing w:before="40" w:after="40" w:line="276" w:lineRule="auto"/>
              <w:jc w:val="center"/>
            </w:pPr>
            <w:r>
              <w:t>Flat</w:t>
            </w:r>
          </w:p>
        </w:tc>
        <w:tc>
          <w:tcPr>
            <w:tcW w:w="1418" w:type="dxa"/>
          </w:tcPr>
          <w:p w14:paraId="00000108" w14:textId="77777777" w:rsidR="009B5B77" w:rsidRDefault="0083587F" w:rsidP="00CC0BDE">
            <w:pPr>
              <w:spacing w:before="40" w:after="40" w:line="276" w:lineRule="auto"/>
              <w:jc w:val="center"/>
            </w:pPr>
            <w:r>
              <w:t>Dry</w:t>
            </w:r>
          </w:p>
        </w:tc>
        <w:tc>
          <w:tcPr>
            <w:tcW w:w="2126" w:type="dxa"/>
          </w:tcPr>
          <w:p w14:paraId="00000109" w14:textId="77777777" w:rsidR="009B5B77" w:rsidRDefault="0083587F" w:rsidP="00CC0BDE">
            <w:pPr>
              <w:spacing w:before="40" w:after="40" w:line="276" w:lineRule="auto"/>
            </w:pPr>
            <w:r>
              <w:t>Dairy-Flat-Dry</w:t>
            </w:r>
          </w:p>
        </w:tc>
        <w:tc>
          <w:tcPr>
            <w:tcW w:w="1291" w:type="dxa"/>
          </w:tcPr>
          <w:p w14:paraId="0000010A" w14:textId="77777777" w:rsidR="009B5B77" w:rsidRDefault="0083587F" w:rsidP="00CC0BDE">
            <w:pPr>
              <w:spacing w:before="40" w:after="40" w:line="276" w:lineRule="auto"/>
              <w:jc w:val="center"/>
            </w:pPr>
            <w:r>
              <w:t>29.5</w:t>
            </w:r>
          </w:p>
        </w:tc>
        <w:tc>
          <w:tcPr>
            <w:tcW w:w="1351" w:type="dxa"/>
          </w:tcPr>
          <w:p w14:paraId="0000010B" w14:textId="77777777" w:rsidR="009B5B77" w:rsidRDefault="0083587F" w:rsidP="00CC0BDE">
            <w:pPr>
              <w:spacing w:before="40" w:after="40" w:line="276" w:lineRule="auto"/>
              <w:jc w:val="center"/>
            </w:pPr>
            <w:r>
              <w:t>0.85</w:t>
            </w:r>
          </w:p>
        </w:tc>
      </w:tr>
      <w:tr w:rsidR="009B5B77" w14:paraId="558AC4D3" w14:textId="77777777" w:rsidTr="00CC0BDE">
        <w:tc>
          <w:tcPr>
            <w:tcW w:w="1592" w:type="dxa"/>
          </w:tcPr>
          <w:p w14:paraId="0000010C" w14:textId="77777777" w:rsidR="009B5B77" w:rsidRDefault="0083587F" w:rsidP="00CC0BDE">
            <w:pPr>
              <w:spacing w:before="40" w:after="40" w:line="276" w:lineRule="auto"/>
            </w:pPr>
            <w:r>
              <w:t>Dairy</w:t>
            </w:r>
          </w:p>
        </w:tc>
        <w:tc>
          <w:tcPr>
            <w:tcW w:w="1238" w:type="dxa"/>
          </w:tcPr>
          <w:p w14:paraId="0000010D" w14:textId="77777777" w:rsidR="009B5B77" w:rsidRDefault="0083587F" w:rsidP="00CC0BDE">
            <w:pPr>
              <w:spacing w:before="40" w:after="40" w:line="276" w:lineRule="auto"/>
              <w:jc w:val="center"/>
            </w:pPr>
            <w:r>
              <w:t>Flat</w:t>
            </w:r>
          </w:p>
        </w:tc>
        <w:tc>
          <w:tcPr>
            <w:tcW w:w="1418" w:type="dxa"/>
          </w:tcPr>
          <w:p w14:paraId="0000010E" w14:textId="77777777" w:rsidR="009B5B77" w:rsidRDefault="0083587F" w:rsidP="00CC0BDE">
            <w:pPr>
              <w:spacing w:before="40" w:after="40" w:line="276" w:lineRule="auto"/>
              <w:jc w:val="center"/>
            </w:pPr>
            <w:r>
              <w:t>Moist</w:t>
            </w:r>
          </w:p>
        </w:tc>
        <w:tc>
          <w:tcPr>
            <w:tcW w:w="2126" w:type="dxa"/>
          </w:tcPr>
          <w:p w14:paraId="0000010F" w14:textId="77777777" w:rsidR="009B5B77" w:rsidRDefault="0083587F" w:rsidP="00CC0BDE">
            <w:pPr>
              <w:spacing w:before="40" w:after="40" w:line="276" w:lineRule="auto"/>
            </w:pPr>
            <w:r>
              <w:t>Dairy-Flat-Moist</w:t>
            </w:r>
          </w:p>
        </w:tc>
        <w:tc>
          <w:tcPr>
            <w:tcW w:w="1291" w:type="dxa"/>
          </w:tcPr>
          <w:p w14:paraId="00000110" w14:textId="77777777" w:rsidR="009B5B77" w:rsidRDefault="0083587F" w:rsidP="00CC0BDE">
            <w:pPr>
              <w:spacing w:before="40" w:after="40" w:line="276" w:lineRule="auto"/>
              <w:jc w:val="center"/>
            </w:pPr>
            <w:r>
              <w:t>39</w:t>
            </w:r>
          </w:p>
        </w:tc>
        <w:tc>
          <w:tcPr>
            <w:tcW w:w="1351" w:type="dxa"/>
          </w:tcPr>
          <w:p w14:paraId="00000111" w14:textId="77777777" w:rsidR="009B5B77" w:rsidRDefault="0083587F" w:rsidP="00CC0BDE">
            <w:pPr>
              <w:spacing w:before="40" w:after="40" w:line="276" w:lineRule="auto"/>
              <w:jc w:val="center"/>
            </w:pPr>
            <w:r>
              <w:t>1.05</w:t>
            </w:r>
          </w:p>
        </w:tc>
      </w:tr>
      <w:tr w:rsidR="009B5B77" w14:paraId="47ADBB54" w14:textId="77777777" w:rsidTr="00CC0BDE">
        <w:tc>
          <w:tcPr>
            <w:tcW w:w="1592" w:type="dxa"/>
          </w:tcPr>
          <w:p w14:paraId="00000112" w14:textId="77777777" w:rsidR="009B5B77" w:rsidRDefault="0083587F" w:rsidP="00CC0BDE">
            <w:pPr>
              <w:spacing w:before="40" w:after="40" w:line="276" w:lineRule="auto"/>
            </w:pPr>
            <w:r>
              <w:t>Dairy</w:t>
            </w:r>
          </w:p>
        </w:tc>
        <w:tc>
          <w:tcPr>
            <w:tcW w:w="1238" w:type="dxa"/>
          </w:tcPr>
          <w:p w14:paraId="00000113" w14:textId="77777777" w:rsidR="009B5B77" w:rsidRDefault="0083587F" w:rsidP="00CC0BDE">
            <w:pPr>
              <w:spacing w:before="40" w:after="40" w:line="276" w:lineRule="auto"/>
              <w:jc w:val="center"/>
            </w:pPr>
            <w:r>
              <w:t>Flat</w:t>
            </w:r>
          </w:p>
        </w:tc>
        <w:tc>
          <w:tcPr>
            <w:tcW w:w="1418" w:type="dxa"/>
          </w:tcPr>
          <w:p w14:paraId="00000114" w14:textId="77777777" w:rsidR="009B5B77" w:rsidRDefault="0083587F" w:rsidP="00CC0BDE">
            <w:pPr>
              <w:spacing w:before="40" w:after="40" w:line="276" w:lineRule="auto"/>
              <w:jc w:val="center"/>
            </w:pPr>
            <w:r>
              <w:t>Wet</w:t>
            </w:r>
          </w:p>
        </w:tc>
        <w:tc>
          <w:tcPr>
            <w:tcW w:w="2126" w:type="dxa"/>
          </w:tcPr>
          <w:p w14:paraId="00000115" w14:textId="77777777" w:rsidR="009B5B77" w:rsidRDefault="0083587F" w:rsidP="00CC0BDE">
            <w:pPr>
              <w:spacing w:before="40" w:after="40" w:line="276" w:lineRule="auto"/>
            </w:pPr>
            <w:r>
              <w:t>Dairy-Flat-Wet</w:t>
            </w:r>
          </w:p>
        </w:tc>
        <w:tc>
          <w:tcPr>
            <w:tcW w:w="1291" w:type="dxa"/>
          </w:tcPr>
          <w:p w14:paraId="00000116" w14:textId="77777777" w:rsidR="009B5B77" w:rsidRDefault="0083587F" w:rsidP="00CC0BDE">
            <w:pPr>
              <w:spacing w:before="40" w:after="40" w:line="276" w:lineRule="auto"/>
              <w:jc w:val="center"/>
            </w:pPr>
            <w:r>
              <w:t>48.5</w:t>
            </w:r>
          </w:p>
        </w:tc>
        <w:tc>
          <w:tcPr>
            <w:tcW w:w="1351" w:type="dxa"/>
          </w:tcPr>
          <w:p w14:paraId="00000117" w14:textId="77777777" w:rsidR="009B5B77" w:rsidRDefault="0083587F" w:rsidP="00CC0BDE">
            <w:pPr>
              <w:spacing w:before="40" w:after="40" w:line="276" w:lineRule="auto"/>
              <w:jc w:val="center"/>
            </w:pPr>
            <w:r>
              <w:t>1.25</w:t>
            </w:r>
          </w:p>
        </w:tc>
      </w:tr>
      <w:tr w:rsidR="009B5B77" w14:paraId="6EF855D6" w14:textId="77777777" w:rsidTr="00CC0BDE">
        <w:tc>
          <w:tcPr>
            <w:tcW w:w="1592" w:type="dxa"/>
          </w:tcPr>
          <w:p w14:paraId="00000118" w14:textId="77777777" w:rsidR="009B5B77" w:rsidRDefault="0083587F" w:rsidP="00CC0BDE">
            <w:pPr>
              <w:spacing w:before="40" w:after="40" w:line="276" w:lineRule="auto"/>
            </w:pPr>
            <w:r>
              <w:t>Dairy</w:t>
            </w:r>
          </w:p>
        </w:tc>
        <w:tc>
          <w:tcPr>
            <w:tcW w:w="1238" w:type="dxa"/>
          </w:tcPr>
          <w:p w14:paraId="00000119" w14:textId="77777777" w:rsidR="009B5B77" w:rsidRDefault="0083587F" w:rsidP="00CC0BDE">
            <w:pPr>
              <w:spacing w:before="40" w:after="40" w:line="276" w:lineRule="auto"/>
              <w:jc w:val="center"/>
            </w:pPr>
            <w:r>
              <w:t>Flat</w:t>
            </w:r>
          </w:p>
        </w:tc>
        <w:tc>
          <w:tcPr>
            <w:tcW w:w="1418" w:type="dxa"/>
          </w:tcPr>
          <w:p w14:paraId="0000011A" w14:textId="77777777" w:rsidR="009B5B77" w:rsidRDefault="0083587F" w:rsidP="00CC0BDE">
            <w:pPr>
              <w:spacing w:before="40" w:after="40" w:line="276" w:lineRule="auto"/>
              <w:jc w:val="center"/>
            </w:pPr>
            <w:r>
              <w:t>Irrigated</w:t>
            </w:r>
          </w:p>
        </w:tc>
        <w:tc>
          <w:tcPr>
            <w:tcW w:w="2126" w:type="dxa"/>
          </w:tcPr>
          <w:p w14:paraId="0000011B" w14:textId="77777777" w:rsidR="009B5B77" w:rsidRDefault="0083587F" w:rsidP="00CC0BDE">
            <w:pPr>
              <w:spacing w:before="40" w:after="40" w:line="276" w:lineRule="auto"/>
            </w:pPr>
            <w:r>
              <w:t>Dairy-Flat-Irrigated</w:t>
            </w:r>
          </w:p>
        </w:tc>
        <w:tc>
          <w:tcPr>
            <w:tcW w:w="1291" w:type="dxa"/>
          </w:tcPr>
          <w:p w14:paraId="0000011C" w14:textId="77777777" w:rsidR="009B5B77" w:rsidRDefault="0083587F" w:rsidP="00CC0BDE">
            <w:pPr>
              <w:spacing w:before="40" w:after="40" w:line="276" w:lineRule="auto"/>
              <w:jc w:val="center"/>
            </w:pPr>
            <w:r>
              <w:t>55.5</w:t>
            </w:r>
          </w:p>
        </w:tc>
        <w:tc>
          <w:tcPr>
            <w:tcW w:w="1351" w:type="dxa"/>
          </w:tcPr>
          <w:p w14:paraId="0000011D" w14:textId="77777777" w:rsidR="009B5B77" w:rsidRDefault="0083587F" w:rsidP="00CC0BDE">
            <w:pPr>
              <w:spacing w:before="40" w:after="40" w:line="276" w:lineRule="auto"/>
              <w:jc w:val="center"/>
            </w:pPr>
            <w:r>
              <w:t>0.95</w:t>
            </w:r>
          </w:p>
        </w:tc>
      </w:tr>
      <w:tr w:rsidR="009B5B77" w14:paraId="4801E828" w14:textId="77777777" w:rsidTr="00CC0BDE">
        <w:tc>
          <w:tcPr>
            <w:tcW w:w="1592" w:type="dxa"/>
          </w:tcPr>
          <w:p w14:paraId="0000011E" w14:textId="77777777" w:rsidR="009B5B77" w:rsidRDefault="0083587F" w:rsidP="00CC0BDE">
            <w:pPr>
              <w:spacing w:before="40" w:after="40" w:line="276" w:lineRule="auto"/>
            </w:pPr>
            <w:r>
              <w:t>Dairy</w:t>
            </w:r>
          </w:p>
        </w:tc>
        <w:tc>
          <w:tcPr>
            <w:tcW w:w="1238" w:type="dxa"/>
          </w:tcPr>
          <w:p w14:paraId="0000011F" w14:textId="77777777" w:rsidR="009B5B77" w:rsidRDefault="0083587F" w:rsidP="00CC0BDE">
            <w:pPr>
              <w:spacing w:before="40" w:after="40" w:line="276" w:lineRule="auto"/>
              <w:jc w:val="center"/>
            </w:pPr>
            <w:r>
              <w:t>Rolling</w:t>
            </w:r>
          </w:p>
        </w:tc>
        <w:tc>
          <w:tcPr>
            <w:tcW w:w="1418" w:type="dxa"/>
          </w:tcPr>
          <w:p w14:paraId="00000120" w14:textId="77777777" w:rsidR="009B5B77" w:rsidRDefault="0083587F" w:rsidP="00CC0BDE">
            <w:pPr>
              <w:spacing w:before="40" w:after="40" w:line="276" w:lineRule="auto"/>
              <w:jc w:val="center"/>
            </w:pPr>
            <w:r>
              <w:t>Dry</w:t>
            </w:r>
          </w:p>
        </w:tc>
        <w:tc>
          <w:tcPr>
            <w:tcW w:w="2126" w:type="dxa"/>
          </w:tcPr>
          <w:p w14:paraId="00000121" w14:textId="77777777" w:rsidR="009B5B77" w:rsidRDefault="0083587F" w:rsidP="00CC0BDE">
            <w:pPr>
              <w:spacing w:before="40" w:after="40" w:line="276" w:lineRule="auto"/>
            </w:pPr>
            <w:r>
              <w:t>Dairy-Rolling-Dry</w:t>
            </w:r>
          </w:p>
        </w:tc>
        <w:tc>
          <w:tcPr>
            <w:tcW w:w="1291" w:type="dxa"/>
          </w:tcPr>
          <w:p w14:paraId="00000122" w14:textId="77777777" w:rsidR="009B5B77" w:rsidRDefault="0083587F" w:rsidP="00CC0BDE">
            <w:pPr>
              <w:spacing w:before="40" w:after="40" w:line="276" w:lineRule="auto"/>
              <w:jc w:val="center"/>
            </w:pPr>
            <w:r>
              <w:t>27</w:t>
            </w:r>
          </w:p>
        </w:tc>
        <w:tc>
          <w:tcPr>
            <w:tcW w:w="1351" w:type="dxa"/>
          </w:tcPr>
          <w:p w14:paraId="00000123" w14:textId="77777777" w:rsidR="009B5B77" w:rsidRDefault="0083587F" w:rsidP="00CC0BDE">
            <w:pPr>
              <w:spacing w:before="40" w:after="40" w:line="276" w:lineRule="auto"/>
              <w:jc w:val="center"/>
            </w:pPr>
            <w:r>
              <w:t>1</w:t>
            </w:r>
          </w:p>
        </w:tc>
      </w:tr>
      <w:tr w:rsidR="009B5B77" w14:paraId="0C34124A" w14:textId="77777777" w:rsidTr="00CC0BDE">
        <w:tc>
          <w:tcPr>
            <w:tcW w:w="1592" w:type="dxa"/>
          </w:tcPr>
          <w:p w14:paraId="00000124" w14:textId="77777777" w:rsidR="009B5B77" w:rsidRDefault="0083587F" w:rsidP="00CC0BDE">
            <w:pPr>
              <w:spacing w:before="40" w:after="40" w:line="276" w:lineRule="auto"/>
            </w:pPr>
            <w:r>
              <w:t>Dairy</w:t>
            </w:r>
          </w:p>
        </w:tc>
        <w:tc>
          <w:tcPr>
            <w:tcW w:w="1238" w:type="dxa"/>
          </w:tcPr>
          <w:p w14:paraId="00000125" w14:textId="77777777" w:rsidR="009B5B77" w:rsidRDefault="0083587F" w:rsidP="00CC0BDE">
            <w:pPr>
              <w:spacing w:before="40" w:after="40" w:line="276" w:lineRule="auto"/>
              <w:jc w:val="center"/>
            </w:pPr>
            <w:r>
              <w:t>Rolling</w:t>
            </w:r>
          </w:p>
        </w:tc>
        <w:tc>
          <w:tcPr>
            <w:tcW w:w="1418" w:type="dxa"/>
          </w:tcPr>
          <w:p w14:paraId="00000126" w14:textId="77777777" w:rsidR="009B5B77" w:rsidRDefault="0083587F" w:rsidP="00CC0BDE">
            <w:pPr>
              <w:spacing w:before="40" w:after="40" w:line="276" w:lineRule="auto"/>
              <w:jc w:val="center"/>
            </w:pPr>
            <w:r>
              <w:t>Moist</w:t>
            </w:r>
          </w:p>
        </w:tc>
        <w:tc>
          <w:tcPr>
            <w:tcW w:w="2126" w:type="dxa"/>
          </w:tcPr>
          <w:p w14:paraId="00000127" w14:textId="77777777" w:rsidR="009B5B77" w:rsidRDefault="0083587F" w:rsidP="00CC0BDE">
            <w:pPr>
              <w:spacing w:before="40" w:after="40" w:line="276" w:lineRule="auto"/>
            </w:pPr>
            <w:r>
              <w:t>Dairy-Rolling-Moist</w:t>
            </w:r>
          </w:p>
        </w:tc>
        <w:tc>
          <w:tcPr>
            <w:tcW w:w="1291" w:type="dxa"/>
          </w:tcPr>
          <w:p w14:paraId="00000128" w14:textId="77777777" w:rsidR="009B5B77" w:rsidRDefault="0083587F" w:rsidP="00CC0BDE">
            <w:pPr>
              <w:spacing w:before="40" w:after="40" w:line="276" w:lineRule="auto"/>
              <w:jc w:val="center"/>
            </w:pPr>
            <w:r>
              <w:t>32</w:t>
            </w:r>
          </w:p>
        </w:tc>
        <w:tc>
          <w:tcPr>
            <w:tcW w:w="1351" w:type="dxa"/>
          </w:tcPr>
          <w:p w14:paraId="00000129" w14:textId="77777777" w:rsidR="009B5B77" w:rsidRDefault="0083587F" w:rsidP="00CC0BDE">
            <w:pPr>
              <w:spacing w:before="40" w:after="40" w:line="276" w:lineRule="auto"/>
              <w:jc w:val="center"/>
            </w:pPr>
            <w:r>
              <w:t>1.5</w:t>
            </w:r>
          </w:p>
        </w:tc>
      </w:tr>
      <w:tr w:rsidR="009B5B77" w14:paraId="44AE467F" w14:textId="77777777" w:rsidTr="00CC0BDE">
        <w:tc>
          <w:tcPr>
            <w:tcW w:w="1592" w:type="dxa"/>
          </w:tcPr>
          <w:p w14:paraId="0000012A" w14:textId="77777777" w:rsidR="009B5B77" w:rsidRDefault="0083587F" w:rsidP="00CC0BDE">
            <w:pPr>
              <w:spacing w:before="40" w:after="40" w:line="276" w:lineRule="auto"/>
            </w:pPr>
            <w:r>
              <w:t>Dairy</w:t>
            </w:r>
          </w:p>
        </w:tc>
        <w:tc>
          <w:tcPr>
            <w:tcW w:w="1238" w:type="dxa"/>
          </w:tcPr>
          <w:p w14:paraId="0000012B" w14:textId="77777777" w:rsidR="009B5B77" w:rsidRDefault="0083587F" w:rsidP="00CC0BDE">
            <w:pPr>
              <w:spacing w:before="40" w:after="40" w:line="276" w:lineRule="auto"/>
              <w:jc w:val="center"/>
            </w:pPr>
            <w:r>
              <w:t>Rolling</w:t>
            </w:r>
          </w:p>
        </w:tc>
        <w:tc>
          <w:tcPr>
            <w:tcW w:w="1418" w:type="dxa"/>
          </w:tcPr>
          <w:p w14:paraId="0000012C" w14:textId="77777777" w:rsidR="009B5B77" w:rsidRDefault="0083587F" w:rsidP="00CC0BDE">
            <w:pPr>
              <w:spacing w:before="40" w:after="40" w:line="276" w:lineRule="auto"/>
              <w:jc w:val="center"/>
            </w:pPr>
            <w:r>
              <w:t>Wet</w:t>
            </w:r>
          </w:p>
        </w:tc>
        <w:tc>
          <w:tcPr>
            <w:tcW w:w="2126" w:type="dxa"/>
          </w:tcPr>
          <w:p w14:paraId="0000012D" w14:textId="77777777" w:rsidR="009B5B77" w:rsidRDefault="0083587F" w:rsidP="00CC0BDE">
            <w:pPr>
              <w:spacing w:before="40" w:after="40" w:line="276" w:lineRule="auto"/>
            </w:pPr>
            <w:r>
              <w:t>Dairy-Rolling-Wet</w:t>
            </w:r>
          </w:p>
        </w:tc>
        <w:tc>
          <w:tcPr>
            <w:tcW w:w="1291" w:type="dxa"/>
          </w:tcPr>
          <w:p w14:paraId="0000012E" w14:textId="77777777" w:rsidR="009B5B77" w:rsidRDefault="0083587F" w:rsidP="00CC0BDE">
            <w:pPr>
              <w:spacing w:before="40" w:after="40" w:line="276" w:lineRule="auto"/>
              <w:jc w:val="center"/>
            </w:pPr>
            <w:r>
              <w:t>45</w:t>
            </w:r>
          </w:p>
        </w:tc>
        <w:tc>
          <w:tcPr>
            <w:tcW w:w="1351" w:type="dxa"/>
          </w:tcPr>
          <w:p w14:paraId="0000012F" w14:textId="77777777" w:rsidR="009B5B77" w:rsidRDefault="0083587F" w:rsidP="00CC0BDE">
            <w:pPr>
              <w:spacing w:before="40" w:after="40" w:line="276" w:lineRule="auto"/>
              <w:jc w:val="center"/>
            </w:pPr>
            <w:r>
              <w:t>1.8</w:t>
            </w:r>
          </w:p>
        </w:tc>
      </w:tr>
      <w:tr w:rsidR="009B5B77" w14:paraId="6CD35704" w14:textId="77777777" w:rsidTr="00CC0BDE">
        <w:tc>
          <w:tcPr>
            <w:tcW w:w="1592" w:type="dxa"/>
          </w:tcPr>
          <w:p w14:paraId="00000130" w14:textId="77777777" w:rsidR="009B5B77" w:rsidRDefault="0083587F" w:rsidP="00CC0BDE">
            <w:pPr>
              <w:spacing w:before="40" w:after="40" w:line="276" w:lineRule="auto"/>
            </w:pPr>
            <w:r>
              <w:t>Dairy</w:t>
            </w:r>
          </w:p>
        </w:tc>
        <w:tc>
          <w:tcPr>
            <w:tcW w:w="1238" w:type="dxa"/>
          </w:tcPr>
          <w:p w14:paraId="00000131" w14:textId="77777777" w:rsidR="009B5B77" w:rsidRDefault="0083587F" w:rsidP="00CC0BDE">
            <w:pPr>
              <w:spacing w:before="40" w:after="40" w:line="276" w:lineRule="auto"/>
              <w:jc w:val="center"/>
            </w:pPr>
            <w:r>
              <w:t>Rolling</w:t>
            </w:r>
          </w:p>
        </w:tc>
        <w:tc>
          <w:tcPr>
            <w:tcW w:w="1418" w:type="dxa"/>
          </w:tcPr>
          <w:p w14:paraId="00000132" w14:textId="77777777" w:rsidR="009B5B77" w:rsidRDefault="0083587F" w:rsidP="00CC0BDE">
            <w:pPr>
              <w:spacing w:before="40" w:after="40" w:line="276" w:lineRule="auto"/>
              <w:jc w:val="center"/>
            </w:pPr>
            <w:r>
              <w:t>Irrigated</w:t>
            </w:r>
          </w:p>
        </w:tc>
        <w:tc>
          <w:tcPr>
            <w:tcW w:w="2126" w:type="dxa"/>
          </w:tcPr>
          <w:p w14:paraId="00000133" w14:textId="77777777" w:rsidR="009B5B77" w:rsidRDefault="0083587F" w:rsidP="00CC0BDE">
            <w:pPr>
              <w:spacing w:before="40" w:after="40" w:line="276" w:lineRule="auto"/>
            </w:pPr>
            <w:r>
              <w:t>Dairy-Rolling-Irrigated</w:t>
            </w:r>
          </w:p>
        </w:tc>
        <w:tc>
          <w:tcPr>
            <w:tcW w:w="1291" w:type="dxa"/>
          </w:tcPr>
          <w:p w14:paraId="00000134" w14:textId="77777777" w:rsidR="009B5B77" w:rsidRDefault="0083587F" w:rsidP="00CC0BDE">
            <w:pPr>
              <w:spacing w:before="40" w:after="40" w:line="276" w:lineRule="auto"/>
              <w:jc w:val="center"/>
            </w:pPr>
            <w:r>
              <w:t>52</w:t>
            </w:r>
          </w:p>
        </w:tc>
        <w:tc>
          <w:tcPr>
            <w:tcW w:w="1351" w:type="dxa"/>
          </w:tcPr>
          <w:p w14:paraId="00000135" w14:textId="77777777" w:rsidR="009B5B77" w:rsidRDefault="0083587F" w:rsidP="00CC0BDE">
            <w:pPr>
              <w:spacing w:before="40" w:after="40" w:line="276" w:lineRule="auto"/>
              <w:jc w:val="center"/>
            </w:pPr>
            <w:r>
              <w:t>1.3</w:t>
            </w:r>
          </w:p>
        </w:tc>
      </w:tr>
      <w:tr w:rsidR="009B5B77" w14:paraId="02BE2F57" w14:textId="77777777" w:rsidTr="00CC0BDE">
        <w:tc>
          <w:tcPr>
            <w:tcW w:w="1592" w:type="dxa"/>
          </w:tcPr>
          <w:p w14:paraId="00000136" w14:textId="77777777" w:rsidR="009B5B77" w:rsidRDefault="0083587F" w:rsidP="00CC0BDE">
            <w:pPr>
              <w:spacing w:before="40" w:after="40" w:line="276" w:lineRule="auto"/>
            </w:pPr>
            <w:r>
              <w:t>Dairy</w:t>
            </w:r>
          </w:p>
        </w:tc>
        <w:tc>
          <w:tcPr>
            <w:tcW w:w="1238" w:type="dxa"/>
          </w:tcPr>
          <w:p w14:paraId="00000137" w14:textId="77777777" w:rsidR="009B5B77" w:rsidRDefault="0083587F" w:rsidP="00CC0BDE">
            <w:pPr>
              <w:spacing w:before="40" w:after="40" w:line="276" w:lineRule="auto"/>
              <w:jc w:val="center"/>
            </w:pPr>
            <w:r>
              <w:t>Easy Hill</w:t>
            </w:r>
          </w:p>
        </w:tc>
        <w:tc>
          <w:tcPr>
            <w:tcW w:w="1418" w:type="dxa"/>
          </w:tcPr>
          <w:p w14:paraId="00000138" w14:textId="77777777" w:rsidR="009B5B77" w:rsidRDefault="0083587F" w:rsidP="00CC0BDE">
            <w:pPr>
              <w:spacing w:before="40" w:after="40" w:line="276" w:lineRule="auto"/>
              <w:jc w:val="center"/>
            </w:pPr>
            <w:r>
              <w:t>Dry</w:t>
            </w:r>
          </w:p>
        </w:tc>
        <w:tc>
          <w:tcPr>
            <w:tcW w:w="2126" w:type="dxa"/>
          </w:tcPr>
          <w:p w14:paraId="00000139" w14:textId="77777777" w:rsidR="009B5B77" w:rsidRDefault="0083587F" w:rsidP="00CC0BDE">
            <w:pPr>
              <w:spacing w:before="40" w:after="40" w:line="276" w:lineRule="auto"/>
            </w:pPr>
            <w:r>
              <w:t>Dairy-Easy Hill-Dry</w:t>
            </w:r>
          </w:p>
        </w:tc>
        <w:tc>
          <w:tcPr>
            <w:tcW w:w="1291" w:type="dxa"/>
          </w:tcPr>
          <w:p w14:paraId="0000013A" w14:textId="77777777" w:rsidR="009B5B77" w:rsidRDefault="0083587F" w:rsidP="00CC0BDE">
            <w:pPr>
              <w:spacing w:before="40" w:after="40" w:line="276" w:lineRule="auto"/>
              <w:jc w:val="center"/>
            </w:pPr>
            <w:r>
              <w:t>28</w:t>
            </w:r>
          </w:p>
        </w:tc>
        <w:tc>
          <w:tcPr>
            <w:tcW w:w="1351" w:type="dxa"/>
          </w:tcPr>
          <w:p w14:paraId="0000013B" w14:textId="77777777" w:rsidR="009B5B77" w:rsidRDefault="0083587F" w:rsidP="00CC0BDE">
            <w:pPr>
              <w:spacing w:before="40" w:after="40" w:line="276" w:lineRule="auto"/>
              <w:jc w:val="center"/>
            </w:pPr>
            <w:r>
              <w:t>1</w:t>
            </w:r>
          </w:p>
        </w:tc>
      </w:tr>
      <w:tr w:rsidR="009B5B77" w14:paraId="552ACBE2" w14:textId="77777777" w:rsidTr="00CC0BDE">
        <w:tc>
          <w:tcPr>
            <w:tcW w:w="1592" w:type="dxa"/>
          </w:tcPr>
          <w:p w14:paraId="0000013C" w14:textId="77777777" w:rsidR="009B5B77" w:rsidRDefault="0083587F" w:rsidP="00CC0BDE">
            <w:pPr>
              <w:spacing w:before="40" w:after="40" w:line="276" w:lineRule="auto"/>
            </w:pPr>
            <w:r>
              <w:t>Dairy</w:t>
            </w:r>
          </w:p>
        </w:tc>
        <w:tc>
          <w:tcPr>
            <w:tcW w:w="1238" w:type="dxa"/>
          </w:tcPr>
          <w:p w14:paraId="0000013D" w14:textId="77777777" w:rsidR="009B5B77" w:rsidRDefault="0083587F" w:rsidP="00CC0BDE">
            <w:pPr>
              <w:spacing w:before="40" w:after="40" w:line="276" w:lineRule="auto"/>
              <w:jc w:val="center"/>
            </w:pPr>
            <w:r>
              <w:t>Easy Hill</w:t>
            </w:r>
          </w:p>
        </w:tc>
        <w:tc>
          <w:tcPr>
            <w:tcW w:w="1418" w:type="dxa"/>
          </w:tcPr>
          <w:p w14:paraId="0000013E" w14:textId="77777777" w:rsidR="009B5B77" w:rsidRDefault="0083587F" w:rsidP="00CC0BDE">
            <w:pPr>
              <w:spacing w:before="40" w:after="40" w:line="276" w:lineRule="auto"/>
              <w:jc w:val="center"/>
            </w:pPr>
            <w:r>
              <w:t>Moist</w:t>
            </w:r>
          </w:p>
        </w:tc>
        <w:tc>
          <w:tcPr>
            <w:tcW w:w="2126" w:type="dxa"/>
          </w:tcPr>
          <w:p w14:paraId="0000013F" w14:textId="77777777" w:rsidR="009B5B77" w:rsidRDefault="0083587F" w:rsidP="00CC0BDE">
            <w:pPr>
              <w:spacing w:before="40" w:after="40" w:line="276" w:lineRule="auto"/>
            </w:pPr>
            <w:r>
              <w:t>Dairy-Easy Hill-Moist</w:t>
            </w:r>
          </w:p>
        </w:tc>
        <w:tc>
          <w:tcPr>
            <w:tcW w:w="1291" w:type="dxa"/>
          </w:tcPr>
          <w:p w14:paraId="00000140" w14:textId="77777777" w:rsidR="009B5B77" w:rsidRDefault="0083587F" w:rsidP="00CC0BDE">
            <w:pPr>
              <w:spacing w:before="40" w:after="40" w:line="276" w:lineRule="auto"/>
              <w:jc w:val="center"/>
            </w:pPr>
            <w:r>
              <w:t>32</w:t>
            </w:r>
          </w:p>
        </w:tc>
        <w:tc>
          <w:tcPr>
            <w:tcW w:w="1351" w:type="dxa"/>
          </w:tcPr>
          <w:p w14:paraId="00000141" w14:textId="77777777" w:rsidR="009B5B77" w:rsidRDefault="0083587F" w:rsidP="00CC0BDE">
            <w:pPr>
              <w:spacing w:before="40" w:after="40" w:line="276" w:lineRule="auto"/>
              <w:jc w:val="center"/>
            </w:pPr>
            <w:r>
              <w:t>1.5</w:t>
            </w:r>
          </w:p>
        </w:tc>
      </w:tr>
      <w:tr w:rsidR="009B5B77" w14:paraId="65DC8E8B" w14:textId="77777777" w:rsidTr="00CC0BDE">
        <w:tc>
          <w:tcPr>
            <w:tcW w:w="1592" w:type="dxa"/>
          </w:tcPr>
          <w:p w14:paraId="00000142" w14:textId="77777777" w:rsidR="009B5B77" w:rsidRDefault="0083587F" w:rsidP="00CC0BDE">
            <w:pPr>
              <w:spacing w:before="40" w:after="40" w:line="276" w:lineRule="auto"/>
            </w:pPr>
            <w:r>
              <w:t>Dairy</w:t>
            </w:r>
          </w:p>
        </w:tc>
        <w:tc>
          <w:tcPr>
            <w:tcW w:w="1238" w:type="dxa"/>
          </w:tcPr>
          <w:p w14:paraId="00000143" w14:textId="77777777" w:rsidR="009B5B77" w:rsidRDefault="0083587F" w:rsidP="00CC0BDE">
            <w:pPr>
              <w:spacing w:before="40" w:after="40" w:line="276" w:lineRule="auto"/>
              <w:jc w:val="center"/>
            </w:pPr>
            <w:r>
              <w:t>Easy Hill</w:t>
            </w:r>
          </w:p>
        </w:tc>
        <w:tc>
          <w:tcPr>
            <w:tcW w:w="1418" w:type="dxa"/>
          </w:tcPr>
          <w:p w14:paraId="00000144" w14:textId="77777777" w:rsidR="009B5B77" w:rsidRDefault="0083587F" w:rsidP="00CC0BDE">
            <w:pPr>
              <w:spacing w:before="40" w:after="40" w:line="276" w:lineRule="auto"/>
              <w:jc w:val="center"/>
            </w:pPr>
            <w:r>
              <w:t>Wet</w:t>
            </w:r>
          </w:p>
        </w:tc>
        <w:tc>
          <w:tcPr>
            <w:tcW w:w="2126" w:type="dxa"/>
          </w:tcPr>
          <w:p w14:paraId="00000145" w14:textId="77777777" w:rsidR="009B5B77" w:rsidRDefault="0083587F" w:rsidP="00CC0BDE">
            <w:pPr>
              <w:spacing w:before="40" w:after="40" w:line="276" w:lineRule="auto"/>
            </w:pPr>
            <w:r>
              <w:t>Dairy-Easy Hill-Wet</w:t>
            </w:r>
          </w:p>
        </w:tc>
        <w:tc>
          <w:tcPr>
            <w:tcW w:w="1291" w:type="dxa"/>
          </w:tcPr>
          <w:p w14:paraId="00000146" w14:textId="77777777" w:rsidR="009B5B77" w:rsidRDefault="0083587F" w:rsidP="00CC0BDE">
            <w:pPr>
              <w:spacing w:before="40" w:after="40" w:line="276" w:lineRule="auto"/>
              <w:jc w:val="center"/>
            </w:pPr>
            <w:r>
              <w:t>45</w:t>
            </w:r>
          </w:p>
        </w:tc>
        <w:tc>
          <w:tcPr>
            <w:tcW w:w="1351" w:type="dxa"/>
          </w:tcPr>
          <w:p w14:paraId="00000147" w14:textId="77777777" w:rsidR="009B5B77" w:rsidRDefault="0083587F" w:rsidP="00CC0BDE">
            <w:pPr>
              <w:spacing w:before="40" w:after="40" w:line="276" w:lineRule="auto"/>
              <w:jc w:val="center"/>
            </w:pPr>
            <w:r>
              <w:t>1.8</w:t>
            </w:r>
          </w:p>
        </w:tc>
      </w:tr>
      <w:tr w:rsidR="009B5B77" w14:paraId="59555B7D" w14:textId="77777777" w:rsidTr="00CC0BDE">
        <w:tc>
          <w:tcPr>
            <w:tcW w:w="1592" w:type="dxa"/>
          </w:tcPr>
          <w:p w14:paraId="00000148" w14:textId="77777777" w:rsidR="009B5B77" w:rsidRDefault="0083587F" w:rsidP="00CC0BDE">
            <w:pPr>
              <w:spacing w:before="40" w:after="40" w:line="276" w:lineRule="auto"/>
            </w:pPr>
            <w:r>
              <w:t>Dairy</w:t>
            </w:r>
          </w:p>
        </w:tc>
        <w:tc>
          <w:tcPr>
            <w:tcW w:w="1238" w:type="dxa"/>
          </w:tcPr>
          <w:p w14:paraId="00000149" w14:textId="77777777" w:rsidR="009B5B77" w:rsidRDefault="0083587F" w:rsidP="00CC0BDE">
            <w:pPr>
              <w:spacing w:before="40" w:after="40" w:line="276" w:lineRule="auto"/>
              <w:jc w:val="center"/>
            </w:pPr>
            <w:r>
              <w:t>Easy Hill</w:t>
            </w:r>
          </w:p>
        </w:tc>
        <w:tc>
          <w:tcPr>
            <w:tcW w:w="1418" w:type="dxa"/>
          </w:tcPr>
          <w:p w14:paraId="0000014A" w14:textId="77777777" w:rsidR="009B5B77" w:rsidRDefault="0083587F" w:rsidP="00CC0BDE">
            <w:pPr>
              <w:spacing w:before="40" w:after="40" w:line="276" w:lineRule="auto"/>
              <w:jc w:val="center"/>
            </w:pPr>
            <w:r>
              <w:t>Irrigated</w:t>
            </w:r>
          </w:p>
        </w:tc>
        <w:tc>
          <w:tcPr>
            <w:tcW w:w="2126" w:type="dxa"/>
          </w:tcPr>
          <w:p w14:paraId="0000014B" w14:textId="77777777" w:rsidR="009B5B77" w:rsidRDefault="0083587F" w:rsidP="00CC0BDE">
            <w:pPr>
              <w:spacing w:before="40" w:after="40" w:line="276" w:lineRule="auto"/>
            </w:pPr>
            <w:r>
              <w:t>Dairy-Easy Hill-Irrigated</w:t>
            </w:r>
          </w:p>
        </w:tc>
        <w:tc>
          <w:tcPr>
            <w:tcW w:w="1291" w:type="dxa"/>
          </w:tcPr>
          <w:p w14:paraId="0000014C" w14:textId="77777777" w:rsidR="009B5B77" w:rsidRDefault="0083587F" w:rsidP="00CC0BDE">
            <w:pPr>
              <w:spacing w:before="40" w:after="40" w:line="276" w:lineRule="auto"/>
              <w:jc w:val="center"/>
            </w:pPr>
            <w:r>
              <w:t>52</w:t>
            </w:r>
          </w:p>
        </w:tc>
        <w:tc>
          <w:tcPr>
            <w:tcW w:w="1351" w:type="dxa"/>
          </w:tcPr>
          <w:p w14:paraId="0000014D" w14:textId="77777777" w:rsidR="009B5B77" w:rsidRDefault="0083587F" w:rsidP="00CC0BDE">
            <w:pPr>
              <w:spacing w:before="40" w:after="40" w:line="276" w:lineRule="auto"/>
              <w:jc w:val="center"/>
            </w:pPr>
            <w:r>
              <w:t>1.3</w:t>
            </w:r>
          </w:p>
        </w:tc>
      </w:tr>
      <w:tr w:rsidR="009B5B77" w14:paraId="3AA3A0F4" w14:textId="77777777" w:rsidTr="00CC0BDE">
        <w:tc>
          <w:tcPr>
            <w:tcW w:w="1592" w:type="dxa"/>
          </w:tcPr>
          <w:p w14:paraId="0000014E" w14:textId="77777777" w:rsidR="009B5B77" w:rsidRDefault="0083587F" w:rsidP="00CC0BDE">
            <w:pPr>
              <w:spacing w:before="40" w:after="40" w:line="276" w:lineRule="auto"/>
            </w:pPr>
            <w:r>
              <w:t>Dairy</w:t>
            </w:r>
          </w:p>
        </w:tc>
        <w:tc>
          <w:tcPr>
            <w:tcW w:w="1238" w:type="dxa"/>
          </w:tcPr>
          <w:p w14:paraId="0000014F" w14:textId="77777777" w:rsidR="009B5B77" w:rsidRDefault="0083587F" w:rsidP="00CC0BDE">
            <w:pPr>
              <w:spacing w:before="40" w:after="40" w:line="276" w:lineRule="auto"/>
              <w:jc w:val="center"/>
            </w:pPr>
            <w:r>
              <w:t>Steep</w:t>
            </w:r>
          </w:p>
        </w:tc>
        <w:tc>
          <w:tcPr>
            <w:tcW w:w="1418" w:type="dxa"/>
          </w:tcPr>
          <w:p w14:paraId="00000150" w14:textId="77777777" w:rsidR="009B5B77" w:rsidRDefault="0083587F" w:rsidP="00CC0BDE">
            <w:pPr>
              <w:spacing w:before="40" w:after="40" w:line="276" w:lineRule="auto"/>
              <w:jc w:val="center"/>
            </w:pPr>
            <w:r>
              <w:t>Moist</w:t>
            </w:r>
          </w:p>
        </w:tc>
        <w:tc>
          <w:tcPr>
            <w:tcW w:w="2126" w:type="dxa"/>
          </w:tcPr>
          <w:p w14:paraId="00000151" w14:textId="77777777" w:rsidR="009B5B77" w:rsidRDefault="0083587F" w:rsidP="00CC0BDE">
            <w:pPr>
              <w:spacing w:before="40" w:after="40" w:line="276" w:lineRule="auto"/>
            </w:pPr>
            <w:r>
              <w:t>Dairy-Steep-Moist</w:t>
            </w:r>
          </w:p>
        </w:tc>
        <w:tc>
          <w:tcPr>
            <w:tcW w:w="1291" w:type="dxa"/>
          </w:tcPr>
          <w:p w14:paraId="00000152" w14:textId="77777777" w:rsidR="009B5B77" w:rsidRDefault="0083587F" w:rsidP="00CC0BDE">
            <w:pPr>
              <w:spacing w:before="40" w:after="40" w:line="276" w:lineRule="auto"/>
              <w:jc w:val="center"/>
            </w:pPr>
            <w:r>
              <w:t>32</w:t>
            </w:r>
          </w:p>
        </w:tc>
        <w:tc>
          <w:tcPr>
            <w:tcW w:w="1351" w:type="dxa"/>
          </w:tcPr>
          <w:p w14:paraId="00000153" w14:textId="77777777" w:rsidR="009B5B77" w:rsidRDefault="0083587F" w:rsidP="00CC0BDE">
            <w:pPr>
              <w:spacing w:before="40" w:after="40" w:line="276" w:lineRule="auto"/>
              <w:jc w:val="center"/>
            </w:pPr>
            <w:r>
              <w:t>1.5</w:t>
            </w:r>
          </w:p>
        </w:tc>
      </w:tr>
      <w:tr w:rsidR="009B5B77" w14:paraId="3262829D" w14:textId="77777777" w:rsidTr="00CC0BDE">
        <w:tc>
          <w:tcPr>
            <w:tcW w:w="1592" w:type="dxa"/>
          </w:tcPr>
          <w:p w14:paraId="00000154" w14:textId="77777777" w:rsidR="009B5B77" w:rsidRDefault="0083587F" w:rsidP="00CC0BDE">
            <w:pPr>
              <w:spacing w:before="40" w:after="40" w:line="276" w:lineRule="auto"/>
            </w:pPr>
            <w:r>
              <w:t>Dairy</w:t>
            </w:r>
          </w:p>
        </w:tc>
        <w:tc>
          <w:tcPr>
            <w:tcW w:w="1238" w:type="dxa"/>
          </w:tcPr>
          <w:p w14:paraId="00000155" w14:textId="77777777" w:rsidR="009B5B77" w:rsidRDefault="0083587F" w:rsidP="00CC0BDE">
            <w:pPr>
              <w:spacing w:before="40" w:after="40" w:line="276" w:lineRule="auto"/>
              <w:jc w:val="center"/>
            </w:pPr>
            <w:r>
              <w:t>Steep</w:t>
            </w:r>
          </w:p>
        </w:tc>
        <w:tc>
          <w:tcPr>
            <w:tcW w:w="1418" w:type="dxa"/>
          </w:tcPr>
          <w:p w14:paraId="00000156" w14:textId="77777777" w:rsidR="009B5B77" w:rsidRDefault="0083587F" w:rsidP="00CC0BDE">
            <w:pPr>
              <w:spacing w:before="40" w:after="40" w:line="276" w:lineRule="auto"/>
              <w:jc w:val="center"/>
            </w:pPr>
            <w:r>
              <w:t>Wet</w:t>
            </w:r>
          </w:p>
        </w:tc>
        <w:tc>
          <w:tcPr>
            <w:tcW w:w="2126" w:type="dxa"/>
          </w:tcPr>
          <w:p w14:paraId="00000157" w14:textId="77777777" w:rsidR="009B5B77" w:rsidRDefault="0083587F" w:rsidP="00CC0BDE">
            <w:pPr>
              <w:spacing w:before="40" w:after="40" w:line="276" w:lineRule="auto"/>
            </w:pPr>
            <w:r>
              <w:t>Dairy-Steep-Wet</w:t>
            </w:r>
          </w:p>
        </w:tc>
        <w:tc>
          <w:tcPr>
            <w:tcW w:w="1291" w:type="dxa"/>
          </w:tcPr>
          <w:p w14:paraId="00000158" w14:textId="77777777" w:rsidR="009B5B77" w:rsidRDefault="0083587F" w:rsidP="00CC0BDE">
            <w:pPr>
              <w:spacing w:before="40" w:after="40" w:line="276" w:lineRule="auto"/>
              <w:jc w:val="center"/>
            </w:pPr>
            <w:r>
              <w:t>45</w:t>
            </w:r>
          </w:p>
        </w:tc>
        <w:tc>
          <w:tcPr>
            <w:tcW w:w="1351" w:type="dxa"/>
          </w:tcPr>
          <w:p w14:paraId="00000159" w14:textId="77777777" w:rsidR="009B5B77" w:rsidRDefault="0083587F" w:rsidP="00CC0BDE">
            <w:pPr>
              <w:spacing w:before="40" w:after="40" w:line="276" w:lineRule="auto"/>
              <w:jc w:val="center"/>
            </w:pPr>
            <w:r>
              <w:t>1.8</w:t>
            </w:r>
          </w:p>
        </w:tc>
      </w:tr>
      <w:tr w:rsidR="009B5B77" w14:paraId="08398FF0" w14:textId="77777777" w:rsidTr="00CC0BDE">
        <w:tc>
          <w:tcPr>
            <w:tcW w:w="1592" w:type="dxa"/>
          </w:tcPr>
          <w:p w14:paraId="0000015A" w14:textId="77777777" w:rsidR="009B5B77" w:rsidRDefault="0083587F" w:rsidP="00CC0BDE">
            <w:pPr>
              <w:spacing w:before="40" w:after="40" w:line="276" w:lineRule="auto"/>
            </w:pPr>
            <w:r>
              <w:t>Dairy</w:t>
            </w:r>
          </w:p>
        </w:tc>
        <w:tc>
          <w:tcPr>
            <w:tcW w:w="1238" w:type="dxa"/>
          </w:tcPr>
          <w:p w14:paraId="0000015B" w14:textId="77777777" w:rsidR="009B5B77" w:rsidRDefault="0083587F" w:rsidP="00CC0BDE">
            <w:pPr>
              <w:spacing w:before="40" w:after="40" w:line="276" w:lineRule="auto"/>
              <w:jc w:val="center"/>
            </w:pPr>
            <w:r>
              <w:t>Steep</w:t>
            </w:r>
          </w:p>
        </w:tc>
        <w:tc>
          <w:tcPr>
            <w:tcW w:w="1418" w:type="dxa"/>
          </w:tcPr>
          <w:p w14:paraId="0000015C" w14:textId="77777777" w:rsidR="009B5B77" w:rsidRDefault="0083587F" w:rsidP="00CC0BDE">
            <w:pPr>
              <w:spacing w:before="40" w:after="40" w:line="276" w:lineRule="auto"/>
              <w:jc w:val="center"/>
            </w:pPr>
            <w:r>
              <w:t>Irrigated</w:t>
            </w:r>
          </w:p>
        </w:tc>
        <w:tc>
          <w:tcPr>
            <w:tcW w:w="2126" w:type="dxa"/>
          </w:tcPr>
          <w:p w14:paraId="0000015D" w14:textId="77777777" w:rsidR="009B5B77" w:rsidRDefault="0083587F" w:rsidP="00CC0BDE">
            <w:pPr>
              <w:spacing w:before="40" w:after="40" w:line="276" w:lineRule="auto"/>
            </w:pPr>
            <w:r>
              <w:t>Dairy-Steep-Irrigated</w:t>
            </w:r>
          </w:p>
        </w:tc>
        <w:tc>
          <w:tcPr>
            <w:tcW w:w="1291" w:type="dxa"/>
          </w:tcPr>
          <w:p w14:paraId="0000015E" w14:textId="77777777" w:rsidR="009B5B77" w:rsidRDefault="0083587F" w:rsidP="00CC0BDE">
            <w:pPr>
              <w:spacing w:before="40" w:after="40" w:line="276" w:lineRule="auto"/>
              <w:jc w:val="center"/>
            </w:pPr>
            <w:r>
              <w:t>52</w:t>
            </w:r>
          </w:p>
        </w:tc>
        <w:tc>
          <w:tcPr>
            <w:tcW w:w="1351" w:type="dxa"/>
          </w:tcPr>
          <w:p w14:paraId="0000015F" w14:textId="77777777" w:rsidR="009B5B77" w:rsidRDefault="0083587F" w:rsidP="00CC0BDE">
            <w:pPr>
              <w:spacing w:before="40" w:after="40" w:line="276" w:lineRule="auto"/>
              <w:jc w:val="center"/>
            </w:pPr>
            <w:r>
              <w:t>1.3</w:t>
            </w:r>
          </w:p>
        </w:tc>
      </w:tr>
      <w:tr w:rsidR="009B5B77" w14:paraId="2353A7EE" w14:textId="77777777" w:rsidTr="00CC0BDE">
        <w:tc>
          <w:tcPr>
            <w:tcW w:w="1592" w:type="dxa"/>
          </w:tcPr>
          <w:p w14:paraId="00000160" w14:textId="77777777" w:rsidR="009B5B77" w:rsidRDefault="0083587F" w:rsidP="00CC0BDE">
            <w:pPr>
              <w:spacing w:before="40" w:after="40" w:line="276" w:lineRule="auto"/>
            </w:pPr>
            <w:r>
              <w:t>Sheep and Beef</w:t>
            </w:r>
          </w:p>
        </w:tc>
        <w:tc>
          <w:tcPr>
            <w:tcW w:w="1238" w:type="dxa"/>
          </w:tcPr>
          <w:p w14:paraId="00000161" w14:textId="77777777" w:rsidR="009B5B77" w:rsidRDefault="0083587F" w:rsidP="00CC0BDE">
            <w:pPr>
              <w:spacing w:before="40" w:after="40" w:line="276" w:lineRule="auto"/>
              <w:jc w:val="center"/>
            </w:pPr>
            <w:r>
              <w:t>Flat</w:t>
            </w:r>
          </w:p>
        </w:tc>
        <w:tc>
          <w:tcPr>
            <w:tcW w:w="1418" w:type="dxa"/>
          </w:tcPr>
          <w:p w14:paraId="00000162" w14:textId="77777777" w:rsidR="009B5B77" w:rsidRDefault="0083587F" w:rsidP="00CC0BDE">
            <w:pPr>
              <w:spacing w:before="40" w:after="40" w:line="276" w:lineRule="auto"/>
              <w:jc w:val="center"/>
            </w:pPr>
            <w:r>
              <w:t>Dry</w:t>
            </w:r>
          </w:p>
        </w:tc>
        <w:tc>
          <w:tcPr>
            <w:tcW w:w="2126" w:type="dxa"/>
          </w:tcPr>
          <w:p w14:paraId="00000163" w14:textId="77777777" w:rsidR="009B5B77" w:rsidRDefault="0083587F" w:rsidP="00CC0BDE">
            <w:pPr>
              <w:spacing w:before="40" w:after="40" w:line="276" w:lineRule="auto"/>
            </w:pPr>
            <w:r>
              <w:t>Sheep and Beef-Flat-Dry</w:t>
            </w:r>
          </w:p>
        </w:tc>
        <w:tc>
          <w:tcPr>
            <w:tcW w:w="1291" w:type="dxa"/>
          </w:tcPr>
          <w:p w14:paraId="00000164" w14:textId="77777777" w:rsidR="009B5B77" w:rsidRDefault="0083587F" w:rsidP="00CC0BDE">
            <w:pPr>
              <w:spacing w:before="40" w:after="40" w:line="276" w:lineRule="auto"/>
              <w:jc w:val="center"/>
            </w:pPr>
            <w:r>
              <w:t>7</w:t>
            </w:r>
          </w:p>
        </w:tc>
        <w:tc>
          <w:tcPr>
            <w:tcW w:w="1351" w:type="dxa"/>
          </w:tcPr>
          <w:p w14:paraId="00000165" w14:textId="77777777" w:rsidR="009B5B77" w:rsidRDefault="0083587F" w:rsidP="00CC0BDE">
            <w:pPr>
              <w:spacing w:before="40" w:after="40" w:line="276" w:lineRule="auto"/>
              <w:jc w:val="center"/>
            </w:pPr>
            <w:r>
              <w:t>0.4</w:t>
            </w:r>
          </w:p>
        </w:tc>
      </w:tr>
      <w:tr w:rsidR="009B5B77" w14:paraId="5B5E22B6" w14:textId="77777777" w:rsidTr="00CC0BDE">
        <w:tc>
          <w:tcPr>
            <w:tcW w:w="1592" w:type="dxa"/>
          </w:tcPr>
          <w:p w14:paraId="00000166" w14:textId="77777777" w:rsidR="009B5B77" w:rsidRDefault="0083587F" w:rsidP="00CC0BDE">
            <w:pPr>
              <w:spacing w:before="40" w:after="40" w:line="276" w:lineRule="auto"/>
            </w:pPr>
            <w:r>
              <w:t>Sheep and Beef</w:t>
            </w:r>
          </w:p>
        </w:tc>
        <w:tc>
          <w:tcPr>
            <w:tcW w:w="1238" w:type="dxa"/>
          </w:tcPr>
          <w:p w14:paraId="00000167" w14:textId="77777777" w:rsidR="009B5B77" w:rsidRDefault="0083587F" w:rsidP="00CC0BDE">
            <w:pPr>
              <w:spacing w:before="40" w:after="40" w:line="276" w:lineRule="auto"/>
              <w:jc w:val="center"/>
            </w:pPr>
            <w:r>
              <w:t>Flat</w:t>
            </w:r>
          </w:p>
        </w:tc>
        <w:tc>
          <w:tcPr>
            <w:tcW w:w="1418" w:type="dxa"/>
          </w:tcPr>
          <w:p w14:paraId="00000168" w14:textId="77777777" w:rsidR="009B5B77" w:rsidRDefault="0083587F" w:rsidP="00CC0BDE">
            <w:pPr>
              <w:spacing w:before="40" w:after="40" w:line="276" w:lineRule="auto"/>
              <w:jc w:val="center"/>
            </w:pPr>
            <w:r>
              <w:t>Moist</w:t>
            </w:r>
          </w:p>
        </w:tc>
        <w:tc>
          <w:tcPr>
            <w:tcW w:w="2126" w:type="dxa"/>
          </w:tcPr>
          <w:p w14:paraId="00000169" w14:textId="77777777" w:rsidR="009B5B77" w:rsidRDefault="0083587F" w:rsidP="00CC0BDE">
            <w:pPr>
              <w:spacing w:before="40" w:after="40" w:line="276" w:lineRule="auto"/>
            </w:pPr>
            <w:r>
              <w:t>Sheep and Beef-Flat-Moist</w:t>
            </w:r>
          </w:p>
        </w:tc>
        <w:tc>
          <w:tcPr>
            <w:tcW w:w="1291" w:type="dxa"/>
          </w:tcPr>
          <w:p w14:paraId="0000016A" w14:textId="77777777" w:rsidR="009B5B77" w:rsidRDefault="0083587F" w:rsidP="00CC0BDE">
            <w:pPr>
              <w:spacing w:before="40" w:after="40" w:line="276" w:lineRule="auto"/>
              <w:jc w:val="center"/>
            </w:pPr>
            <w:r>
              <w:t>18</w:t>
            </w:r>
          </w:p>
        </w:tc>
        <w:tc>
          <w:tcPr>
            <w:tcW w:w="1351" w:type="dxa"/>
          </w:tcPr>
          <w:p w14:paraId="0000016B" w14:textId="77777777" w:rsidR="009B5B77" w:rsidRDefault="0083587F" w:rsidP="00CC0BDE">
            <w:pPr>
              <w:spacing w:before="40" w:after="40" w:line="276" w:lineRule="auto"/>
              <w:jc w:val="center"/>
            </w:pPr>
            <w:r>
              <w:t>0.6</w:t>
            </w:r>
          </w:p>
        </w:tc>
      </w:tr>
      <w:tr w:rsidR="009B5B77" w14:paraId="4566845F" w14:textId="77777777" w:rsidTr="00CC0BDE">
        <w:tc>
          <w:tcPr>
            <w:tcW w:w="1592" w:type="dxa"/>
          </w:tcPr>
          <w:p w14:paraId="0000016C" w14:textId="77777777" w:rsidR="009B5B77" w:rsidRDefault="0083587F" w:rsidP="00CC0BDE">
            <w:pPr>
              <w:spacing w:before="40" w:after="40" w:line="276" w:lineRule="auto"/>
            </w:pPr>
            <w:r>
              <w:t>Sheep and Beef</w:t>
            </w:r>
          </w:p>
        </w:tc>
        <w:tc>
          <w:tcPr>
            <w:tcW w:w="1238" w:type="dxa"/>
          </w:tcPr>
          <w:p w14:paraId="0000016D" w14:textId="77777777" w:rsidR="009B5B77" w:rsidRDefault="0083587F" w:rsidP="00CC0BDE">
            <w:pPr>
              <w:spacing w:before="40" w:after="40" w:line="276" w:lineRule="auto"/>
              <w:jc w:val="center"/>
            </w:pPr>
            <w:r>
              <w:t>Flat</w:t>
            </w:r>
          </w:p>
        </w:tc>
        <w:tc>
          <w:tcPr>
            <w:tcW w:w="1418" w:type="dxa"/>
          </w:tcPr>
          <w:p w14:paraId="0000016E" w14:textId="77777777" w:rsidR="009B5B77" w:rsidRDefault="0083587F" w:rsidP="00CC0BDE">
            <w:pPr>
              <w:spacing w:before="40" w:after="40" w:line="276" w:lineRule="auto"/>
              <w:jc w:val="center"/>
            </w:pPr>
            <w:r>
              <w:t>Wet</w:t>
            </w:r>
          </w:p>
        </w:tc>
        <w:tc>
          <w:tcPr>
            <w:tcW w:w="2126" w:type="dxa"/>
          </w:tcPr>
          <w:p w14:paraId="0000016F" w14:textId="77777777" w:rsidR="009B5B77" w:rsidRDefault="0083587F" w:rsidP="00CC0BDE">
            <w:pPr>
              <w:spacing w:before="40" w:after="40" w:line="276" w:lineRule="auto"/>
            </w:pPr>
            <w:r>
              <w:t>Sheep and Beef-Flat-Wet</w:t>
            </w:r>
          </w:p>
        </w:tc>
        <w:tc>
          <w:tcPr>
            <w:tcW w:w="1291" w:type="dxa"/>
          </w:tcPr>
          <w:p w14:paraId="00000170" w14:textId="77777777" w:rsidR="009B5B77" w:rsidRDefault="0083587F" w:rsidP="00CC0BDE">
            <w:pPr>
              <w:spacing w:before="40" w:after="40" w:line="276" w:lineRule="auto"/>
              <w:jc w:val="center"/>
            </w:pPr>
            <w:r>
              <w:t>24</w:t>
            </w:r>
          </w:p>
        </w:tc>
        <w:tc>
          <w:tcPr>
            <w:tcW w:w="1351" w:type="dxa"/>
          </w:tcPr>
          <w:p w14:paraId="00000171" w14:textId="77777777" w:rsidR="009B5B77" w:rsidRDefault="0083587F" w:rsidP="00CC0BDE">
            <w:pPr>
              <w:spacing w:before="40" w:after="40" w:line="276" w:lineRule="auto"/>
              <w:jc w:val="center"/>
            </w:pPr>
            <w:r>
              <w:t>0.75</w:t>
            </w:r>
          </w:p>
        </w:tc>
      </w:tr>
      <w:tr w:rsidR="009B5B77" w14:paraId="08F10BB4" w14:textId="77777777" w:rsidTr="00CC0BDE">
        <w:tc>
          <w:tcPr>
            <w:tcW w:w="1592" w:type="dxa"/>
          </w:tcPr>
          <w:p w14:paraId="00000172" w14:textId="77777777" w:rsidR="009B5B77" w:rsidRDefault="0083587F" w:rsidP="00CC0BDE">
            <w:pPr>
              <w:spacing w:before="40" w:after="40" w:line="276" w:lineRule="auto"/>
            </w:pPr>
            <w:r>
              <w:t>Sheep and Beef</w:t>
            </w:r>
          </w:p>
        </w:tc>
        <w:tc>
          <w:tcPr>
            <w:tcW w:w="1238" w:type="dxa"/>
          </w:tcPr>
          <w:p w14:paraId="00000173" w14:textId="77777777" w:rsidR="009B5B77" w:rsidRDefault="0083587F" w:rsidP="00CC0BDE">
            <w:pPr>
              <w:spacing w:before="40" w:after="40" w:line="276" w:lineRule="auto"/>
              <w:jc w:val="center"/>
            </w:pPr>
            <w:r>
              <w:t>Flat</w:t>
            </w:r>
          </w:p>
        </w:tc>
        <w:tc>
          <w:tcPr>
            <w:tcW w:w="1418" w:type="dxa"/>
          </w:tcPr>
          <w:p w14:paraId="00000174" w14:textId="77777777" w:rsidR="009B5B77" w:rsidRDefault="0083587F" w:rsidP="00CC0BDE">
            <w:pPr>
              <w:spacing w:before="40" w:after="40" w:line="276" w:lineRule="auto"/>
              <w:jc w:val="center"/>
            </w:pPr>
            <w:r>
              <w:t>Irrigated</w:t>
            </w:r>
          </w:p>
        </w:tc>
        <w:tc>
          <w:tcPr>
            <w:tcW w:w="2126" w:type="dxa"/>
          </w:tcPr>
          <w:p w14:paraId="00000175" w14:textId="77777777" w:rsidR="009B5B77" w:rsidRDefault="0083587F" w:rsidP="00CC0BDE">
            <w:pPr>
              <w:spacing w:before="40" w:after="40" w:line="276" w:lineRule="auto"/>
            </w:pPr>
            <w:r>
              <w:t>Sheep and Beef-Flat-Irrigated</w:t>
            </w:r>
          </w:p>
        </w:tc>
        <w:tc>
          <w:tcPr>
            <w:tcW w:w="1291" w:type="dxa"/>
          </w:tcPr>
          <w:p w14:paraId="00000176" w14:textId="77777777" w:rsidR="009B5B77" w:rsidRDefault="0083587F" w:rsidP="00CC0BDE">
            <w:pPr>
              <w:spacing w:before="40" w:after="40" w:line="276" w:lineRule="auto"/>
              <w:jc w:val="center"/>
            </w:pPr>
            <w:r>
              <w:t>20</w:t>
            </w:r>
          </w:p>
        </w:tc>
        <w:tc>
          <w:tcPr>
            <w:tcW w:w="1351" w:type="dxa"/>
          </w:tcPr>
          <w:p w14:paraId="00000177" w14:textId="77777777" w:rsidR="009B5B77" w:rsidRDefault="0083587F" w:rsidP="00CC0BDE">
            <w:pPr>
              <w:spacing w:before="40" w:after="40" w:line="276" w:lineRule="auto"/>
              <w:jc w:val="center"/>
            </w:pPr>
            <w:r>
              <w:t>0.6</w:t>
            </w:r>
          </w:p>
        </w:tc>
      </w:tr>
      <w:tr w:rsidR="009B5B77" w14:paraId="225AAE0B" w14:textId="77777777" w:rsidTr="00CC0BDE">
        <w:tc>
          <w:tcPr>
            <w:tcW w:w="1592" w:type="dxa"/>
          </w:tcPr>
          <w:p w14:paraId="00000178" w14:textId="77777777" w:rsidR="009B5B77" w:rsidRDefault="0083587F" w:rsidP="00CC0BDE">
            <w:pPr>
              <w:spacing w:before="40" w:after="40" w:line="276" w:lineRule="auto"/>
            </w:pPr>
            <w:r>
              <w:t>Sheep and Beef</w:t>
            </w:r>
          </w:p>
        </w:tc>
        <w:tc>
          <w:tcPr>
            <w:tcW w:w="1238" w:type="dxa"/>
          </w:tcPr>
          <w:p w14:paraId="00000179" w14:textId="77777777" w:rsidR="009B5B77" w:rsidRDefault="0083587F" w:rsidP="00CC0BDE">
            <w:pPr>
              <w:spacing w:before="40" w:after="40" w:line="276" w:lineRule="auto"/>
              <w:jc w:val="center"/>
            </w:pPr>
            <w:r>
              <w:t>Rolling</w:t>
            </w:r>
          </w:p>
        </w:tc>
        <w:tc>
          <w:tcPr>
            <w:tcW w:w="1418" w:type="dxa"/>
          </w:tcPr>
          <w:p w14:paraId="0000017A" w14:textId="77777777" w:rsidR="009B5B77" w:rsidRDefault="0083587F" w:rsidP="00CC0BDE">
            <w:pPr>
              <w:spacing w:before="40" w:after="40" w:line="276" w:lineRule="auto"/>
              <w:jc w:val="center"/>
            </w:pPr>
            <w:r>
              <w:t>Dry</w:t>
            </w:r>
          </w:p>
        </w:tc>
        <w:tc>
          <w:tcPr>
            <w:tcW w:w="2126" w:type="dxa"/>
          </w:tcPr>
          <w:p w14:paraId="0000017B" w14:textId="77777777" w:rsidR="009B5B77" w:rsidRDefault="0083587F" w:rsidP="00CC0BDE">
            <w:pPr>
              <w:spacing w:before="40" w:after="40" w:line="276" w:lineRule="auto"/>
            </w:pPr>
            <w:r>
              <w:t>Sheep and Beef-Rolling-Dry</w:t>
            </w:r>
          </w:p>
        </w:tc>
        <w:tc>
          <w:tcPr>
            <w:tcW w:w="1291" w:type="dxa"/>
          </w:tcPr>
          <w:p w14:paraId="0000017C" w14:textId="77777777" w:rsidR="009B5B77" w:rsidRDefault="0083587F" w:rsidP="00CC0BDE">
            <w:pPr>
              <w:spacing w:before="40" w:after="40" w:line="276" w:lineRule="auto"/>
              <w:jc w:val="center"/>
            </w:pPr>
            <w:r>
              <w:t>7.5</w:t>
            </w:r>
          </w:p>
        </w:tc>
        <w:tc>
          <w:tcPr>
            <w:tcW w:w="1351" w:type="dxa"/>
          </w:tcPr>
          <w:p w14:paraId="0000017D" w14:textId="77777777" w:rsidR="009B5B77" w:rsidRDefault="0083587F" w:rsidP="00CC0BDE">
            <w:pPr>
              <w:spacing w:before="40" w:after="40" w:line="276" w:lineRule="auto"/>
              <w:jc w:val="center"/>
            </w:pPr>
            <w:r>
              <w:t>0.35</w:t>
            </w:r>
          </w:p>
        </w:tc>
      </w:tr>
      <w:tr w:rsidR="009B5B77" w14:paraId="0BD39193" w14:textId="77777777" w:rsidTr="00CC0BDE">
        <w:tc>
          <w:tcPr>
            <w:tcW w:w="1592" w:type="dxa"/>
          </w:tcPr>
          <w:p w14:paraId="0000017E" w14:textId="77777777" w:rsidR="009B5B77" w:rsidRDefault="0083587F" w:rsidP="00CC0BDE">
            <w:pPr>
              <w:spacing w:before="40" w:after="40" w:line="276" w:lineRule="auto"/>
            </w:pPr>
            <w:r>
              <w:t>Sheep and Beef</w:t>
            </w:r>
          </w:p>
        </w:tc>
        <w:tc>
          <w:tcPr>
            <w:tcW w:w="1238" w:type="dxa"/>
          </w:tcPr>
          <w:p w14:paraId="0000017F" w14:textId="77777777" w:rsidR="009B5B77" w:rsidRDefault="0083587F" w:rsidP="00CC0BDE">
            <w:pPr>
              <w:spacing w:before="40" w:after="40" w:line="276" w:lineRule="auto"/>
              <w:jc w:val="center"/>
            </w:pPr>
            <w:r>
              <w:t>Rolling</w:t>
            </w:r>
          </w:p>
        </w:tc>
        <w:tc>
          <w:tcPr>
            <w:tcW w:w="1418" w:type="dxa"/>
          </w:tcPr>
          <w:p w14:paraId="00000180" w14:textId="77777777" w:rsidR="009B5B77" w:rsidRDefault="0083587F" w:rsidP="00CC0BDE">
            <w:pPr>
              <w:spacing w:before="40" w:after="40" w:line="276" w:lineRule="auto"/>
              <w:jc w:val="center"/>
            </w:pPr>
            <w:r>
              <w:t>Moist</w:t>
            </w:r>
          </w:p>
        </w:tc>
        <w:tc>
          <w:tcPr>
            <w:tcW w:w="2126" w:type="dxa"/>
          </w:tcPr>
          <w:p w14:paraId="00000181" w14:textId="77777777" w:rsidR="009B5B77" w:rsidRDefault="0083587F" w:rsidP="00CC0BDE">
            <w:pPr>
              <w:spacing w:before="40" w:after="40" w:line="276" w:lineRule="auto"/>
            </w:pPr>
            <w:r>
              <w:t>Sheep and Beef-Rolling-Moist</w:t>
            </w:r>
          </w:p>
        </w:tc>
        <w:tc>
          <w:tcPr>
            <w:tcW w:w="1291" w:type="dxa"/>
          </w:tcPr>
          <w:p w14:paraId="00000182" w14:textId="77777777" w:rsidR="009B5B77" w:rsidRDefault="0083587F" w:rsidP="00CC0BDE">
            <w:pPr>
              <w:spacing w:before="40" w:after="40" w:line="276" w:lineRule="auto"/>
              <w:jc w:val="center"/>
            </w:pPr>
            <w:r>
              <w:t>11.5</w:t>
            </w:r>
          </w:p>
        </w:tc>
        <w:tc>
          <w:tcPr>
            <w:tcW w:w="1351" w:type="dxa"/>
          </w:tcPr>
          <w:p w14:paraId="00000183" w14:textId="77777777" w:rsidR="009B5B77" w:rsidRDefault="0083587F" w:rsidP="00CC0BDE">
            <w:pPr>
              <w:spacing w:before="40" w:after="40" w:line="276" w:lineRule="auto"/>
              <w:jc w:val="center"/>
            </w:pPr>
            <w:r>
              <w:t>0.7</w:t>
            </w:r>
          </w:p>
        </w:tc>
      </w:tr>
      <w:tr w:rsidR="009B5B77" w14:paraId="4E846302" w14:textId="77777777" w:rsidTr="00CC0BDE">
        <w:tc>
          <w:tcPr>
            <w:tcW w:w="1592" w:type="dxa"/>
          </w:tcPr>
          <w:p w14:paraId="00000184" w14:textId="77777777" w:rsidR="009B5B77" w:rsidRDefault="0083587F" w:rsidP="00CC0BDE">
            <w:pPr>
              <w:spacing w:before="40" w:after="40" w:line="276" w:lineRule="auto"/>
            </w:pPr>
            <w:r>
              <w:t>Sheep and Beef</w:t>
            </w:r>
          </w:p>
        </w:tc>
        <w:tc>
          <w:tcPr>
            <w:tcW w:w="1238" w:type="dxa"/>
          </w:tcPr>
          <w:p w14:paraId="00000185" w14:textId="77777777" w:rsidR="009B5B77" w:rsidRDefault="0083587F" w:rsidP="00CC0BDE">
            <w:pPr>
              <w:spacing w:before="40" w:after="40" w:line="276" w:lineRule="auto"/>
              <w:jc w:val="center"/>
            </w:pPr>
            <w:r>
              <w:t>Rolling</w:t>
            </w:r>
          </w:p>
        </w:tc>
        <w:tc>
          <w:tcPr>
            <w:tcW w:w="1418" w:type="dxa"/>
          </w:tcPr>
          <w:p w14:paraId="00000186" w14:textId="77777777" w:rsidR="009B5B77" w:rsidRDefault="0083587F" w:rsidP="00CC0BDE">
            <w:pPr>
              <w:spacing w:before="40" w:after="40" w:line="276" w:lineRule="auto"/>
              <w:jc w:val="center"/>
            </w:pPr>
            <w:r>
              <w:t>Wet</w:t>
            </w:r>
          </w:p>
        </w:tc>
        <w:tc>
          <w:tcPr>
            <w:tcW w:w="2126" w:type="dxa"/>
          </w:tcPr>
          <w:p w14:paraId="00000187" w14:textId="77777777" w:rsidR="009B5B77" w:rsidRDefault="0083587F" w:rsidP="00CC0BDE">
            <w:pPr>
              <w:spacing w:before="40" w:after="40" w:line="276" w:lineRule="auto"/>
            </w:pPr>
            <w:r>
              <w:t>Sheep and Beef-Rolling-Wet</w:t>
            </w:r>
          </w:p>
        </w:tc>
        <w:tc>
          <w:tcPr>
            <w:tcW w:w="1291" w:type="dxa"/>
          </w:tcPr>
          <w:p w14:paraId="00000188" w14:textId="77777777" w:rsidR="009B5B77" w:rsidRDefault="0083587F" w:rsidP="00CC0BDE">
            <w:pPr>
              <w:spacing w:before="40" w:after="40" w:line="276" w:lineRule="auto"/>
              <w:jc w:val="center"/>
            </w:pPr>
            <w:r>
              <w:t>17.5</w:t>
            </w:r>
          </w:p>
        </w:tc>
        <w:tc>
          <w:tcPr>
            <w:tcW w:w="1351" w:type="dxa"/>
          </w:tcPr>
          <w:p w14:paraId="00000189" w14:textId="77777777" w:rsidR="009B5B77" w:rsidRDefault="0083587F" w:rsidP="00CC0BDE">
            <w:pPr>
              <w:spacing w:before="40" w:after="40" w:line="276" w:lineRule="auto"/>
              <w:jc w:val="center"/>
            </w:pPr>
            <w:r>
              <w:t>0.8</w:t>
            </w:r>
          </w:p>
        </w:tc>
      </w:tr>
      <w:tr w:rsidR="009B5B77" w14:paraId="47D71CD1" w14:textId="77777777" w:rsidTr="00CC0BDE">
        <w:tc>
          <w:tcPr>
            <w:tcW w:w="1592" w:type="dxa"/>
          </w:tcPr>
          <w:p w14:paraId="0000018A" w14:textId="77777777" w:rsidR="009B5B77" w:rsidRDefault="0083587F" w:rsidP="00CC0BDE">
            <w:pPr>
              <w:spacing w:before="40" w:after="40" w:line="276" w:lineRule="auto"/>
            </w:pPr>
            <w:r>
              <w:t>Sheep and Beef</w:t>
            </w:r>
          </w:p>
        </w:tc>
        <w:tc>
          <w:tcPr>
            <w:tcW w:w="1238" w:type="dxa"/>
          </w:tcPr>
          <w:p w14:paraId="0000018B" w14:textId="77777777" w:rsidR="009B5B77" w:rsidRDefault="0083587F" w:rsidP="00CC0BDE">
            <w:pPr>
              <w:spacing w:before="40" w:after="40" w:line="276" w:lineRule="auto"/>
              <w:jc w:val="center"/>
            </w:pPr>
            <w:r>
              <w:t>Rolling</w:t>
            </w:r>
          </w:p>
        </w:tc>
        <w:tc>
          <w:tcPr>
            <w:tcW w:w="1418" w:type="dxa"/>
          </w:tcPr>
          <w:p w14:paraId="0000018C" w14:textId="77777777" w:rsidR="009B5B77" w:rsidRDefault="0083587F" w:rsidP="00CC0BDE">
            <w:pPr>
              <w:spacing w:before="40" w:after="40" w:line="276" w:lineRule="auto"/>
              <w:jc w:val="center"/>
            </w:pPr>
            <w:r>
              <w:t>Irrigated</w:t>
            </w:r>
          </w:p>
        </w:tc>
        <w:tc>
          <w:tcPr>
            <w:tcW w:w="2126" w:type="dxa"/>
          </w:tcPr>
          <w:p w14:paraId="0000018D" w14:textId="77777777" w:rsidR="009B5B77" w:rsidRDefault="0083587F" w:rsidP="00CC0BDE">
            <w:pPr>
              <w:spacing w:before="40" w:after="40" w:line="276" w:lineRule="auto"/>
            </w:pPr>
            <w:r>
              <w:t>Sheep and Beef-Rolling-Irrigated</w:t>
            </w:r>
          </w:p>
        </w:tc>
        <w:tc>
          <w:tcPr>
            <w:tcW w:w="1291" w:type="dxa"/>
          </w:tcPr>
          <w:p w14:paraId="0000018E" w14:textId="77777777" w:rsidR="009B5B77" w:rsidRDefault="0083587F" w:rsidP="00CC0BDE">
            <w:pPr>
              <w:spacing w:before="40" w:after="40" w:line="276" w:lineRule="auto"/>
              <w:jc w:val="center"/>
            </w:pPr>
            <w:r>
              <w:t>11.5</w:t>
            </w:r>
          </w:p>
        </w:tc>
        <w:tc>
          <w:tcPr>
            <w:tcW w:w="1351" w:type="dxa"/>
          </w:tcPr>
          <w:p w14:paraId="0000018F" w14:textId="77777777" w:rsidR="009B5B77" w:rsidRDefault="0083587F" w:rsidP="00CC0BDE">
            <w:pPr>
              <w:spacing w:before="40" w:after="40" w:line="276" w:lineRule="auto"/>
              <w:jc w:val="center"/>
            </w:pPr>
            <w:r>
              <w:t>0.7</w:t>
            </w:r>
          </w:p>
        </w:tc>
      </w:tr>
      <w:tr w:rsidR="009B5B77" w14:paraId="227956A5" w14:textId="77777777" w:rsidTr="00CC0BDE">
        <w:tc>
          <w:tcPr>
            <w:tcW w:w="1592" w:type="dxa"/>
          </w:tcPr>
          <w:p w14:paraId="00000190" w14:textId="77777777" w:rsidR="009B5B77" w:rsidRDefault="0083587F" w:rsidP="00CC0BDE">
            <w:pPr>
              <w:spacing w:before="40" w:after="40" w:line="276" w:lineRule="auto"/>
            </w:pPr>
            <w:r>
              <w:t>Sheep and Beef</w:t>
            </w:r>
          </w:p>
        </w:tc>
        <w:tc>
          <w:tcPr>
            <w:tcW w:w="1238" w:type="dxa"/>
          </w:tcPr>
          <w:p w14:paraId="00000191" w14:textId="77777777" w:rsidR="009B5B77" w:rsidRDefault="0083587F" w:rsidP="00CC0BDE">
            <w:pPr>
              <w:spacing w:before="40" w:after="40" w:line="276" w:lineRule="auto"/>
              <w:jc w:val="center"/>
            </w:pPr>
            <w:r>
              <w:t>Easy Hill</w:t>
            </w:r>
          </w:p>
        </w:tc>
        <w:tc>
          <w:tcPr>
            <w:tcW w:w="1418" w:type="dxa"/>
          </w:tcPr>
          <w:p w14:paraId="00000192" w14:textId="77777777" w:rsidR="009B5B77" w:rsidRDefault="0083587F" w:rsidP="00CC0BDE">
            <w:pPr>
              <w:spacing w:before="40" w:after="40" w:line="276" w:lineRule="auto"/>
              <w:jc w:val="center"/>
            </w:pPr>
            <w:r>
              <w:t>Dry</w:t>
            </w:r>
          </w:p>
        </w:tc>
        <w:tc>
          <w:tcPr>
            <w:tcW w:w="2126" w:type="dxa"/>
          </w:tcPr>
          <w:p w14:paraId="00000193" w14:textId="77777777" w:rsidR="009B5B77" w:rsidRDefault="0083587F" w:rsidP="00CC0BDE">
            <w:pPr>
              <w:spacing w:before="40" w:after="40" w:line="276" w:lineRule="auto"/>
            </w:pPr>
            <w:r>
              <w:t>Sheep and Beef-Easy Hill-Dry</w:t>
            </w:r>
          </w:p>
        </w:tc>
        <w:tc>
          <w:tcPr>
            <w:tcW w:w="1291" w:type="dxa"/>
          </w:tcPr>
          <w:p w14:paraId="00000194" w14:textId="77777777" w:rsidR="009B5B77" w:rsidRDefault="0083587F" w:rsidP="00CC0BDE">
            <w:pPr>
              <w:spacing w:before="40" w:after="40" w:line="276" w:lineRule="auto"/>
              <w:jc w:val="center"/>
            </w:pPr>
            <w:r>
              <w:t>5</w:t>
            </w:r>
          </w:p>
        </w:tc>
        <w:tc>
          <w:tcPr>
            <w:tcW w:w="1351" w:type="dxa"/>
          </w:tcPr>
          <w:p w14:paraId="00000195" w14:textId="77777777" w:rsidR="009B5B77" w:rsidRDefault="0083587F" w:rsidP="00CC0BDE">
            <w:pPr>
              <w:spacing w:before="40" w:after="40" w:line="276" w:lineRule="auto"/>
              <w:jc w:val="center"/>
            </w:pPr>
            <w:r>
              <w:t>0.5</w:t>
            </w:r>
          </w:p>
        </w:tc>
      </w:tr>
      <w:tr w:rsidR="009B5B77" w14:paraId="23FDADD1" w14:textId="77777777" w:rsidTr="00CC0BDE">
        <w:tc>
          <w:tcPr>
            <w:tcW w:w="1592" w:type="dxa"/>
          </w:tcPr>
          <w:p w14:paraId="00000196" w14:textId="77777777" w:rsidR="009B5B77" w:rsidRDefault="0083587F" w:rsidP="00CC0BDE">
            <w:pPr>
              <w:spacing w:before="40" w:after="40" w:line="276" w:lineRule="auto"/>
            </w:pPr>
            <w:r>
              <w:lastRenderedPageBreak/>
              <w:t>Sheep and Beef</w:t>
            </w:r>
          </w:p>
        </w:tc>
        <w:tc>
          <w:tcPr>
            <w:tcW w:w="1238" w:type="dxa"/>
          </w:tcPr>
          <w:p w14:paraId="00000197" w14:textId="77777777" w:rsidR="009B5B77" w:rsidRDefault="0083587F" w:rsidP="00CC0BDE">
            <w:pPr>
              <w:spacing w:before="40" w:after="40" w:line="276" w:lineRule="auto"/>
              <w:jc w:val="center"/>
            </w:pPr>
            <w:r>
              <w:t>Easy Hill</w:t>
            </w:r>
          </w:p>
        </w:tc>
        <w:tc>
          <w:tcPr>
            <w:tcW w:w="1418" w:type="dxa"/>
          </w:tcPr>
          <w:p w14:paraId="00000198" w14:textId="77777777" w:rsidR="009B5B77" w:rsidRDefault="0083587F" w:rsidP="00CC0BDE">
            <w:pPr>
              <w:spacing w:before="40" w:after="40" w:line="276" w:lineRule="auto"/>
              <w:jc w:val="center"/>
            </w:pPr>
            <w:r>
              <w:t>Moist</w:t>
            </w:r>
          </w:p>
        </w:tc>
        <w:tc>
          <w:tcPr>
            <w:tcW w:w="2126" w:type="dxa"/>
          </w:tcPr>
          <w:p w14:paraId="00000199" w14:textId="77777777" w:rsidR="009B5B77" w:rsidRDefault="0083587F" w:rsidP="00CC0BDE">
            <w:pPr>
              <w:spacing w:before="40" w:after="40" w:line="276" w:lineRule="auto"/>
            </w:pPr>
            <w:r>
              <w:t>Sheep and Beef-Easy Hill-Moist</w:t>
            </w:r>
          </w:p>
        </w:tc>
        <w:tc>
          <w:tcPr>
            <w:tcW w:w="1291" w:type="dxa"/>
          </w:tcPr>
          <w:p w14:paraId="0000019A" w14:textId="77777777" w:rsidR="009B5B77" w:rsidRDefault="0083587F" w:rsidP="00CC0BDE">
            <w:pPr>
              <w:spacing w:before="40" w:after="40" w:line="276" w:lineRule="auto"/>
              <w:jc w:val="center"/>
            </w:pPr>
            <w:r>
              <w:t>8.5</w:t>
            </w:r>
          </w:p>
        </w:tc>
        <w:tc>
          <w:tcPr>
            <w:tcW w:w="1351" w:type="dxa"/>
          </w:tcPr>
          <w:p w14:paraId="0000019B" w14:textId="77777777" w:rsidR="009B5B77" w:rsidRDefault="0083587F" w:rsidP="00CC0BDE">
            <w:pPr>
              <w:spacing w:before="40" w:after="40" w:line="276" w:lineRule="auto"/>
              <w:jc w:val="center"/>
            </w:pPr>
            <w:r>
              <w:t>1</w:t>
            </w:r>
          </w:p>
        </w:tc>
      </w:tr>
      <w:tr w:rsidR="009B5B77" w14:paraId="5601F567" w14:textId="77777777" w:rsidTr="00CC0BDE">
        <w:tc>
          <w:tcPr>
            <w:tcW w:w="1592" w:type="dxa"/>
          </w:tcPr>
          <w:p w14:paraId="0000019C" w14:textId="77777777" w:rsidR="009B5B77" w:rsidRDefault="0083587F" w:rsidP="00CC0BDE">
            <w:pPr>
              <w:spacing w:before="40" w:after="40" w:line="276" w:lineRule="auto"/>
            </w:pPr>
            <w:r>
              <w:t>Sheep and Beef</w:t>
            </w:r>
          </w:p>
        </w:tc>
        <w:tc>
          <w:tcPr>
            <w:tcW w:w="1238" w:type="dxa"/>
          </w:tcPr>
          <w:p w14:paraId="0000019D" w14:textId="77777777" w:rsidR="009B5B77" w:rsidRDefault="0083587F" w:rsidP="00CC0BDE">
            <w:pPr>
              <w:spacing w:before="40" w:after="40" w:line="276" w:lineRule="auto"/>
              <w:jc w:val="center"/>
            </w:pPr>
            <w:r>
              <w:t>Easy Hill</w:t>
            </w:r>
          </w:p>
        </w:tc>
        <w:tc>
          <w:tcPr>
            <w:tcW w:w="1418" w:type="dxa"/>
          </w:tcPr>
          <w:p w14:paraId="0000019E" w14:textId="77777777" w:rsidR="009B5B77" w:rsidRDefault="0083587F" w:rsidP="00CC0BDE">
            <w:pPr>
              <w:spacing w:before="40" w:after="40" w:line="276" w:lineRule="auto"/>
              <w:jc w:val="center"/>
            </w:pPr>
            <w:r>
              <w:t>Wet</w:t>
            </w:r>
          </w:p>
        </w:tc>
        <w:tc>
          <w:tcPr>
            <w:tcW w:w="2126" w:type="dxa"/>
          </w:tcPr>
          <w:p w14:paraId="0000019F" w14:textId="77777777" w:rsidR="009B5B77" w:rsidRDefault="0083587F" w:rsidP="00CC0BDE">
            <w:pPr>
              <w:spacing w:before="40" w:after="40" w:line="276" w:lineRule="auto"/>
            </w:pPr>
            <w:r>
              <w:t>Sheep and Beef-Easy Hill-Wet</w:t>
            </w:r>
          </w:p>
        </w:tc>
        <w:tc>
          <w:tcPr>
            <w:tcW w:w="1291" w:type="dxa"/>
          </w:tcPr>
          <w:p w14:paraId="000001A0" w14:textId="77777777" w:rsidR="009B5B77" w:rsidRDefault="0083587F" w:rsidP="00CC0BDE">
            <w:pPr>
              <w:spacing w:before="40" w:after="40" w:line="276" w:lineRule="auto"/>
              <w:jc w:val="center"/>
            </w:pPr>
            <w:r>
              <w:t>9</w:t>
            </w:r>
          </w:p>
        </w:tc>
        <w:tc>
          <w:tcPr>
            <w:tcW w:w="1351" w:type="dxa"/>
          </w:tcPr>
          <w:p w14:paraId="000001A1" w14:textId="77777777" w:rsidR="009B5B77" w:rsidRDefault="0083587F" w:rsidP="00CC0BDE">
            <w:pPr>
              <w:spacing w:before="40" w:after="40" w:line="276" w:lineRule="auto"/>
              <w:jc w:val="center"/>
            </w:pPr>
            <w:r>
              <w:t>1.6</w:t>
            </w:r>
          </w:p>
        </w:tc>
      </w:tr>
      <w:tr w:rsidR="009B5B77" w14:paraId="24305F64" w14:textId="77777777" w:rsidTr="00CC0BDE">
        <w:tc>
          <w:tcPr>
            <w:tcW w:w="1592" w:type="dxa"/>
          </w:tcPr>
          <w:p w14:paraId="000001A2" w14:textId="77777777" w:rsidR="009B5B77" w:rsidRDefault="0083587F" w:rsidP="00CC0BDE">
            <w:pPr>
              <w:spacing w:before="40" w:after="40" w:line="276" w:lineRule="auto"/>
            </w:pPr>
            <w:r>
              <w:t>Sheep and Beef</w:t>
            </w:r>
          </w:p>
        </w:tc>
        <w:tc>
          <w:tcPr>
            <w:tcW w:w="1238" w:type="dxa"/>
          </w:tcPr>
          <w:p w14:paraId="000001A3" w14:textId="77777777" w:rsidR="009B5B77" w:rsidRDefault="0083587F" w:rsidP="00CC0BDE">
            <w:pPr>
              <w:spacing w:before="40" w:after="40" w:line="276" w:lineRule="auto"/>
              <w:jc w:val="center"/>
            </w:pPr>
            <w:r>
              <w:t>Easy Hill</w:t>
            </w:r>
          </w:p>
        </w:tc>
        <w:tc>
          <w:tcPr>
            <w:tcW w:w="1418" w:type="dxa"/>
          </w:tcPr>
          <w:p w14:paraId="000001A4" w14:textId="77777777" w:rsidR="009B5B77" w:rsidRDefault="0083587F" w:rsidP="00CC0BDE">
            <w:pPr>
              <w:spacing w:before="40" w:after="40" w:line="276" w:lineRule="auto"/>
              <w:jc w:val="center"/>
            </w:pPr>
            <w:r>
              <w:t>Irrigated</w:t>
            </w:r>
          </w:p>
        </w:tc>
        <w:tc>
          <w:tcPr>
            <w:tcW w:w="2126" w:type="dxa"/>
          </w:tcPr>
          <w:p w14:paraId="000001A5" w14:textId="77777777" w:rsidR="009B5B77" w:rsidRDefault="0083587F" w:rsidP="00CC0BDE">
            <w:pPr>
              <w:spacing w:before="40" w:after="40" w:line="276" w:lineRule="auto"/>
            </w:pPr>
            <w:r>
              <w:t>Sheep and Beef-Easy Hill-Irrigated</w:t>
            </w:r>
          </w:p>
        </w:tc>
        <w:tc>
          <w:tcPr>
            <w:tcW w:w="1291" w:type="dxa"/>
          </w:tcPr>
          <w:p w14:paraId="000001A6" w14:textId="77777777" w:rsidR="009B5B77" w:rsidRDefault="0083587F" w:rsidP="00CC0BDE">
            <w:pPr>
              <w:spacing w:before="40" w:after="40" w:line="276" w:lineRule="auto"/>
              <w:jc w:val="center"/>
            </w:pPr>
            <w:r>
              <w:t>8.5</w:t>
            </w:r>
          </w:p>
        </w:tc>
        <w:tc>
          <w:tcPr>
            <w:tcW w:w="1351" w:type="dxa"/>
          </w:tcPr>
          <w:p w14:paraId="000001A7" w14:textId="77777777" w:rsidR="009B5B77" w:rsidRDefault="0083587F" w:rsidP="00CC0BDE">
            <w:pPr>
              <w:spacing w:before="40" w:after="40" w:line="276" w:lineRule="auto"/>
              <w:jc w:val="center"/>
            </w:pPr>
            <w:r>
              <w:t>1</w:t>
            </w:r>
          </w:p>
        </w:tc>
      </w:tr>
      <w:tr w:rsidR="009B5B77" w14:paraId="6EC8332D" w14:textId="77777777" w:rsidTr="00CC0BDE">
        <w:tc>
          <w:tcPr>
            <w:tcW w:w="1592" w:type="dxa"/>
          </w:tcPr>
          <w:p w14:paraId="000001A8" w14:textId="77777777" w:rsidR="009B5B77" w:rsidRDefault="0083587F" w:rsidP="00CC0BDE">
            <w:pPr>
              <w:spacing w:before="40" w:after="40" w:line="276" w:lineRule="auto"/>
            </w:pPr>
            <w:r>
              <w:t>Sheep and Beef</w:t>
            </w:r>
          </w:p>
        </w:tc>
        <w:tc>
          <w:tcPr>
            <w:tcW w:w="1238" w:type="dxa"/>
          </w:tcPr>
          <w:p w14:paraId="000001A9" w14:textId="77777777" w:rsidR="009B5B77" w:rsidRDefault="0083587F" w:rsidP="00CC0BDE">
            <w:pPr>
              <w:spacing w:before="40" w:after="40" w:line="276" w:lineRule="auto"/>
              <w:jc w:val="center"/>
            </w:pPr>
            <w:r>
              <w:t>Steep</w:t>
            </w:r>
          </w:p>
        </w:tc>
        <w:tc>
          <w:tcPr>
            <w:tcW w:w="1418" w:type="dxa"/>
          </w:tcPr>
          <w:p w14:paraId="000001AA" w14:textId="77777777" w:rsidR="009B5B77" w:rsidRDefault="0083587F" w:rsidP="00CC0BDE">
            <w:pPr>
              <w:spacing w:before="40" w:after="40" w:line="276" w:lineRule="auto"/>
              <w:jc w:val="center"/>
            </w:pPr>
            <w:r>
              <w:t>Dry</w:t>
            </w:r>
          </w:p>
        </w:tc>
        <w:tc>
          <w:tcPr>
            <w:tcW w:w="2126" w:type="dxa"/>
          </w:tcPr>
          <w:p w14:paraId="000001AB" w14:textId="77777777" w:rsidR="009B5B77" w:rsidRDefault="0083587F" w:rsidP="00CC0BDE">
            <w:pPr>
              <w:spacing w:before="40" w:after="40" w:line="276" w:lineRule="auto"/>
            </w:pPr>
            <w:r>
              <w:t>Sheep and Beef-Steep-Dry</w:t>
            </w:r>
          </w:p>
        </w:tc>
        <w:tc>
          <w:tcPr>
            <w:tcW w:w="1291" w:type="dxa"/>
          </w:tcPr>
          <w:p w14:paraId="000001AC" w14:textId="77777777" w:rsidR="009B5B77" w:rsidRDefault="0083587F" w:rsidP="00CC0BDE">
            <w:pPr>
              <w:spacing w:before="40" w:after="40" w:line="276" w:lineRule="auto"/>
              <w:jc w:val="center"/>
            </w:pPr>
            <w:r>
              <w:t>4.5</w:t>
            </w:r>
          </w:p>
        </w:tc>
        <w:tc>
          <w:tcPr>
            <w:tcW w:w="1351" w:type="dxa"/>
          </w:tcPr>
          <w:p w14:paraId="000001AD" w14:textId="77777777" w:rsidR="009B5B77" w:rsidRDefault="0083587F" w:rsidP="00CC0BDE">
            <w:pPr>
              <w:spacing w:before="40" w:after="40" w:line="276" w:lineRule="auto"/>
              <w:jc w:val="center"/>
            </w:pPr>
            <w:r>
              <w:t>0.6</w:t>
            </w:r>
          </w:p>
        </w:tc>
      </w:tr>
      <w:tr w:rsidR="009B5B77" w14:paraId="116039DD" w14:textId="77777777" w:rsidTr="00CC0BDE">
        <w:tc>
          <w:tcPr>
            <w:tcW w:w="1592" w:type="dxa"/>
          </w:tcPr>
          <w:p w14:paraId="000001AE" w14:textId="77777777" w:rsidR="009B5B77" w:rsidRDefault="0083587F" w:rsidP="00CC0BDE">
            <w:pPr>
              <w:spacing w:before="40" w:after="40" w:line="276" w:lineRule="auto"/>
            </w:pPr>
            <w:r>
              <w:t>Sheep and Beef</w:t>
            </w:r>
          </w:p>
        </w:tc>
        <w:tc>
          <w:tcPr>
            <w:tcW w:w="1238" w:type="dxa"/>
          </w:tcPr>
          <w:p w14:paraId="000001AF" w14:textId="77777777" w:rsidR="009B5B77" w:rsidRDefault="0083587F" w:rsidP="00CC0BDE">
            <w:pPr>
              <w:spacing w:before="40" w:after="40" w:line="276" w:lineRule="auto"/>
              <w:jc w:val="center"/>
            </w:pPr>
            <w:r>
              <w:t>Steep</w:t>
            </w:r>
          </w:p>
        </w:tc>
        <w:tc>
          <w:tcPr>
            <w:tcW w:w="1418" w:type="dxa"/>
          </w:tcPr>
          <w:p w14:paraId="000001B0" w14:textId="77777777" w:rsidR="009B5B77" w:rsidRDefault="0083587F" w:rsidP="00CC0BDE">
            <w:pPr>
              <w:spacing w:before="40" w:after="40" w:line="276" w:lineRule="auto"/>
              <w:jc w:val="center"/>
            </w:pPr>
            <w:r>
              <w:t>Moist</w:t>
            </w:r>
          </w:p>
        </w:tc>
        <w:tc>
          <w:tcPr>
            <w:tcW w:w="2126" w:type="dxa"/>
          </w:tcPr>
          <w:p w14:paraId="000001B1" w14:textId="77777777" w:rsidR="009B5B77" w:rsidRDefault="0083587F" w:rsidP="00CC0BDE">
            <w:pPr>
              <w:spacing w:before="40" w:after="40" w:line="276" w:lineRule="auto"/>
            </w:pPr>
            <w:r>
              <w:t>Sheep and Beef-Steep-Moist</w:t>
            </w:r>
          </w:p>
        </w:tc>
        <w:tc>
          <w:tcPr>
            <w:tcW w:w="1291" w:type="dxa"/>
          </w:tcPr>
          <w:p w14:paraId="000001B2" w14:textId="77777777" w:rsidR="009B5B77" w:rsidRDefault="0083587F" w:rsidP="00CC0BDE">
            <w:pPr>
              <w:spacing w:before="40" w:after="40" w:line="276" w:lineRule="auto"/>
              <w:jc w:val="center"/>
            </w:pPr>
            <w:r>
              <w:t>6</w:t>
            </w:r>
          </w:p>
        </w:tc>
        <w:tc>
          <w:tcPr>
            <w:tcW w:w="1351" w:type="dxa"/>
          </w:tcPr>
          <w:p w14:paraId="000001B3" w14:textId="77777777" w:rsidR="009B5B77" w:rsidRDefault="0083587F" w:rsidP="00CC0BDE">
            <w:pPr>
              <w:spacing w:before="40" w:after="40" w:line="276" w:lineRule="auto"/>
              <w:jc w:val="center"/>
            </w:pPr>
            <w:r>
              <w:t>1.6</w:t>
            </w:r>
          </w:p>
        </w:tc>
      </w:tr>
      <w:tr w:rsidR="009B5B77" w14:paraId="33989825" w14:textId="77777777" w:rsidTr="00CC0BDE">
        <w:tc>
          <w:tcPr>
            <w:tcW w:w="1592" w:type="dxa"/>
          </w:tcPr>
          <w:p w14:paraId="000001B4" w14:textId="77777777" w:rsidR="009B5B77" w:rsidRDefault="0083587F" w:rsidP="00CC0BDE">
            <w:pPr>
              <w:spacing w:before="40" w:after="40" w:line="276" w:lineRule="auto"/>
            </w:pPr>
            <w:r>
              <w:t>Sheep and Beef</w:t>
            </w:r>
          </w:p>
        </w:tc>
        <w:tc>
          <w:tcPr>
            <w:tcW w:w="1238" w:type="dxa"/>
          </w:tcPr>
          <w:p w14:paraId="000001B5" w14:textId="77777777" w:rsidR="009B5B77" w:rsidRDefault="0083587F" w:rsidP="00CC0BDE">
            <w:pPr>
              <w:spacing w:before="40" w:after="40" w:line="276" w:lineRule="auto"/>
              <w:jc w:val="center"/>
            </w:pPr>
            <w:r>
              <w:t>Steep</w:t>
            </w:r>
          </w:p>
        </w:tc>
        <w:tc>
          <w:tcPr>
            <w:tcW w:w="1418" w:type="dxa"/>
          </w:tcPr>
          <w:p w14:paraId="000001B6" w14:textId="77777777" w:rsidR="009B5B77" w:rsidRDefault="0083587F" w:rsidP="00CC0BDE">
            <w:pPr>
              <w:spacing w:before="40" w:after="40" w:line="276" w:lineRule="auto"/>
              <w:jc w:val="center"/>
            </w:pPr>
            <w:r>
              <w:t>Wet</w:t>
            </w:r>
          </w:p>
        </w:tc>
        <w:tc>
          <w:tcPr>
            <w:tcW w:w="2126" w:type="dxa"/>
          </w:tcPr>
          <w:p w14:paraId="000001B7" w14:textId="77777777" w:rsidR="009B5B77" w:rsidRDefault="0083587F" w:rsidP="00CC0BDE">
            <w:pPr>
              <w:spacing w:before="40" w:after="40" w:line="276" w:lineRule="auto"/>
            </w:pPr>
            <w:r>
              <w:t>Sheep and Beef-Steep-Wet</w:t>
            </w:r>
          </w:p>
        </w:tc>
        <w:tc>
          <w:tcPr>
            <w:tcW w:w="1291" w:type="dxa"/>
          </w:tcPr>
          <w:p w14:paraId="000001B8" w14:textId="77777777" w:rsidR="009B5B77" w:rsidRDefault="0083587F" w:rsidP="00CC0BDE">
            <w:pPr>
              <w:spacing w:before="40" w:after="40" w:line="276" w:lineRule="auto"/>
              <w:jc w:val="center"/>
            </w:pPr>
            <w:r>
              <w:t>6.5</w:t>
            </w:r>
          </w:p>
        </w:tc>
        <w:tc>
          <w:tcPr>
            <w:tcW w:w="1351" w:type="dxa"/>
          </w:tcPr>
          <w:p w14:paraId="000001B9" w14:textId="77777777" w:rsidR="009B5B77" w:rsidRDefault="0083587F" w:rsidP="00CC0BDE">
            <w:pPr>
              <w:spacing w:before="40" w:after="40" w:line="276" w:lineRule="auto"/>
              <w:jc w:val="center"/>
            </w:pPr>
            <w:r>
              <w:t>2.8</w:t>
            </w:r>
          </w:p>
        </w:tc>
      </w:tr>
      <w:tr w:rsidR="009B5B77" w14:paraId="00119A83" w14:textId="77777777" w:rsidTr="00CC0BDE">
        <w:tc>
          <w:tcPr>
            <w:tcW w:w="1592" w:type="dxa"/>
          </w:tcPr>
          <w:p w14:paraId="000001BA" w14:textId="77777777" w:rsidR="009B5B77" w:rsidRDefault="0083587F" w:rsidP="00CC0BDE">
            <w:pPr>
              <w:spacing w:before="40" w:after="40" w:line="276" w:lineRule="auto"/>
            </w:pPr>
            <w:r>
              <w:t>Sheep and Beef</w:t>
            </w:r>
          </w:p>
        </w:tc>
        <w:tc>
          <w:tcPr>
            <w:tcW w:w="1238" w:type="dxa"/>
          </w:tcPr>
          <w:p w14:paraId="000001BB" w14:textId="77777777" w:rsidR="009B5B77" w:rsidRDefault="0083587F" w:rsidP="00CC0BDE">
            <w:pPr>
              <w:spacing w:before="40" w:after="40" w:line="276" w:lineRule="auto"/>
              <w:jc w:val="center"/>
            </w:pPr>
            <w:r>
              <w:t>Steep</w:t>
            </w:r>
          </w:p>
        </w:tc>
        <w:tc>
          <w:tcPr>
            <w:tcW w:w="1418" w:type="dxa"/>
          </w:tcPr>
          <w:p w14:paraId="000001BC" w14:textId="77777777" w:rsidR="009B5B77" w:rsidRDefault="0083587F" w:rsidP="00CC0BDE">
            <w:pPr>
              <w:spacing w:before="40" w:after="40" w:line="276" w:lineRule="auto"/>
              <w:jc w:val="center"/>
            </w:pPr>
            <w:r>
              <w:t>Irrigated</w:t>
            </w:r>
          </w:p>
        </w:tc>
        <w:tc>
          <w:tcPr>
            <w:tcW w:w="2126" w:type="dxa"/>
          </w:tcPr>
          <w:p w14:paraId="000001BD" w14:textId="77777777" w:rsidR="009B5B77" w:rsidRDefault="0083587F" w:rsidP="00CC0BDE">
            <w:pPr>
              <w:spacing w:before="40" w:after="40" w:line="276" w:lineRule="auto"/>
            </w:pPr>
            <w:r>
              <w:t>Sheep and Beef-Steep-Irrigated</w:t>
            </w:r>
          </w:p>
        </w:tc>
        <w:tc>
          <w:tcPr>
            <w:tcW w:w="1291" w:type="dxa"/>
          </w:tcPr>
          <w:p w14:paraId="000001BE" w14:textId="77777777" w:rsidR="009B5B77" w:rsidRDefault="0083587F" w:rsidP="00CC0BDE">
            <w:pPr>
              <w:spacing w:before="40" w:after="40" w:line="276" w:lineRule="auto"/>
              <w:jc w:val="center"/>
            </w:pPr>
            <w:r>
              <w:t>6</w:t>
            </w:r>
          </w:p>
        </w:tc>
        <w:tc>
          <w:tcPr>
            <w:tcW w:w="1351" w:type="dxa"/>
          </w:tcPr>
          <w:p w14:paraId="000001BF" w14:textId="77777777" w:rsidR="009B5B77" w:rsidRDefault="0083587F" w:rsidP="00CC0BDE">
            <w:pPr>
              <w:spacing w:before="40" w:after="40" w:line="276" w:lineRule="auto"/>
              <w:jc w:val="center"/>
            </w:pPr>
            <w:r>
              <w:t>1.6</w:t>
            </w:r>
          </w:p>
        </w:tc>
      </w:tr>
      <w:tr w:rsidR="00A4409F" w14:paraId="3E61499D" w14:textId="77777777" w:rsidTr="00CC0BDE">
        <w:tc>
          <w:tcPr>
            <w:tcW w:w="1592" w:type="dxa"/>
          </w:tcPr>
          <w:p w14:paraId="000001C0" w14:textId="77777777" w:rsidR="00A4409F" w:rsidRDefault="00A4409F" w:rsidP="00A4409F">
            <w:pPr>
              <w:spacing w:before="40" w:after="40" w:line="276" w:lineRule="auto"/>
            </w:pPr>
            <w:r>
              <w:t>Arable</w:t>
            </w:r>
          </w:p>
        </w:tc>
        <w:tc>
          <w:tcPr>
            <w:tcW w:w="1238" w:type="dxa"/>
          </w:tcPr>
          <w:p w14:paraId="000001C1" w14:textId="631A39F1" w:rsidR="00A4409F" w:rsidRDefault="00A4409F" w:rsidP="00A4409F">
            <w:pPr>
              <w:spacing w:before="40" w:after="40" w:line="276" w:lineRule="auto"/>
              <w:jc w:val="center"/>
            </w:pPr>
            <w:r>
              <w:t>All</w:t>
            </w:r>
          </w:p>
        </w:tc>
        <w:tc>
          <w:tcPr>
            <w:tcW w:w="1418" w:type="dxa"/>
          </w:tcPr>
          <w:p w14:paraId="000001C2" w14:textId="54144677" w:rsidR="00A4409F" w:rsidRDefault="00A4409F" w:rsidP="00A4409F">
            <w:pPr>
              <w:spacing w:before="40" w:after="40" w:line="276" w:lineRule="auto"/>
              <w:jc w:val="center"/>
            </w:pPr>
            <w:r>
              <w:t>All</w:t>
            </w:r>
          </w:p>
        </w:tc>
        <w:tc>
          <w:tcPr>
            <w:tcW w:w="2126" w:type="dxa"/>
          </w:tcPr>
          <w:p w14:paraId="000001C3" w14:textId="73713883" w:rsidR="00A4409F" w:rsidRDefault="00A4409F" w:rsidP="00A4409F">
            <w:pPr>
              <w:spacing w:before="40" w:after="40" w:line="276" w:lineRule="auto"/>
            </w:pPr>
            <w:r>
              <w:t>All</w:t>
            </w:r>
          </w:p>
        </w:tc>
        <w:tc>
          <w:tcPr>
            <w:tcW w:w="1291" w:type="dxa"/>
          </w:tcPr>
          <w:p w14:paraId="000001C4" w14:textId="77777777" w:rsidR="00A4409F" w:rsidRDefault="00A4409F" w:rsidP="00A4409F">
            <w:pPr>
              <w:spacing w:before="40" w:after="40" w:line="276" w:lineRule="auto"/>
              <w:jc w:val="center"/>
            </w:pPr>
            <w:r>
              <w:t>13.5</w:t>
            </w:r>
          </w:p>
        </w:tc>
        <w:tc>
          <w:tcPr>
            <w:tcW w:w="1351" w:type="dxa"/>
          </w:tcPr>
          <w:p w14:paraId="000001C5" w14:textId="77777777" w:rsidR="00A4409F" w:rsidRDefault="00A4409F" w:rsidP="00A4409F">
            <w:pPr>
              <w:spacing w:before="40" w:after="40" w:line="276" w:lineRule="auto"/>
              <w:jc w:val="center"/>
            </w:pPr>
            <w:r>
              <w:t>0.1</w:t>
            </w:r>
          </w:p>
        </w:tc>
      </w:tr>
      <w:tr w:rsidR="00A4409F" w14:paraId="3551E474" w14:textId="77777777" w:rsidTr="00CC0BDE">
        <w:tc>
          <w:tcPr>
            <w:tcW w:w="1592" w:type="dxa"/>
          </w:tcPr>
          <w:p w14:paraId="000001C6" w14:textId="7C92132B" w:rsidR="00A4409F" w:rsidRDefault="00A4409F" w:rsidP="00A4409F">
            <w:pPr>
              <w:spacing w:before="40" w:after="40" w:line="276" w:lineRule="auto"/>
            </w:pPr>
            <w:r>
              <w:t>Vegetable</w:t>
            </w:r>
            <w:r w:rsidR="00476D7D">
              <w:t>*</w:t>
            </w:r>
          </w:p>
        </w:tc>
        <w:tc>
          <w:tcPr>
            <w:tcW w:w="1238" w:type="dxa"/>
          </w:tcPr>
          <w:p w14:paraId="000001C7" w14:textId="66F2B9F6" w:rsidR="00A4409F" w:rsidRDefault="00A4409F" w:rsidP="00A4409F">
            <w:pPr>
              <w:spacing w:before="40" w:after="40" w:line="276" w:lineRule="auto"/>
              <w:jc w:val="center"/>
            </w:pPr>
            <w:r>
              <w:t>All</w:t>
            </w:r>
          </w:p>
        </w:tc>
        <w:tc>
          <w:tcPr>
            <w:tcW w:w="1418" w:type="dxa"/>
          </w:tcPr>
          <w:p w14:paraId="000001C8" w14:textId="67D81035" w:rsidR="00A4409F" w:rsidRDefault="00A4409F" w:rsidP="00A4409F">
            <w:pPr>
              <w:spacing w:before="40" w:after="40" w:line="276" w:lineRule="auto"/>
              <w:jc w:val="center"/>
            </w:pPr>
            <w:r>
              <w:t>All</w:t>
            </w:r>
          </w:p>
        </w:tc>
        <w:tc>
          <w:tcPr>
            <w:tcW w:w="2126" w:type="dxa"/>
          </w:tcPr>
          <w:p w14:paraId="000001C9" w14:textId="3F638452" w:rsidR="00A4409F" w:rsidRDefault="00A4409F" w:rsidP="00A4409F">
            <w:pPr>
              <w:spacing w:before="40" w:after="40" w:line="276" w:lineRule="auto"/>
            </w:pPr>
            <w:r>
              <w:t>All</w:t>
            </w:r>
          </w:p>
        </w:tc>
        <w:tc>
          <w:tcPr>
            <w:tcW w:w="1291" w:type="dxa"/>
          </w:tcPr>
          <w:p w14:paraId="000001CA" w14:textId="2EDBC00D" w:rsidR="00A4409F" w:rsidRDefault="00A4409F" w:rsidP="00A4409F">
            <w:pPr>
              <w:spacing w:before="40" w:after="40" w:line="276" w:lineRule="auto"/>
              <w:jc w:val="center"/>
            </w:pPr>
            <w:r>
              <w:t>72</w:t>
            </w:r>
          </w:p>
        </w:tc>
        <w:tc>
          <w:tcPr>
            <w:tcW w:w="1351" w:type="dxa"/>
          </w:tcPr>
          <w:p w14:paraId="000001CB" w14:textId="460AFEBF" w:rsidR="00A4409F" w:rsidRDefault="00A4409F" w:rsidP="00A4409F">
            <w:pPr>
              <w:spacing w:before="40" w:after="40" w:line="276" w:lineRule="auto"/>
              <w:jc w:val="center"/>
            </w:pPr>
            <w:r>
              <w:t>1.9</w:t>
            </w:r>
          </w:p>
        </w:tc>
      </w:tr>
      <w:tr w:rsidR="00A4409F" w14:paraId="21B60425" w14:textId="77777777" w:rsidTr="00CC0BDE">
        <w:tc>
          <w:tcPr>
            <w:tcW w:w="1592" w:type="dxa"/>
          </w:tcPr>
          <w:p w14:paraId="000001CC" w14:textId="77777777" w:rsidR="00A4409F" w:rsidRDefault="00A4409F" w:rsidP="00A4409F">
            <w:pPr>
              <w:spacing w:before="40" w:after="40" w:line="276" w:lineRule="auto"/>
            </w:pPr>
            <w:r>
              <w:t>Viticulture</w:t>
            </w:r>
          </w:p>
        </w:tc>
        <w:tc>
          <w:tcPr>
            <w:tcW w:w="1238" w:type="dxa"/>
          </w:tcPr>
          <w:p w14:paraId="000001CD" w14:textId="770B3998" w:rsidR="00A4409F" w:rsidRDefault="00A4409F" w:rsidP="00A4409F">
            <w:pPr>
              <w:spacing w:before="40" w:after="40" w:line="276" w:lineRule="auto"/>
              <w:jc w:val="center"/>
            </w:pPr>
            <w:r>
              <w:t>All</w:t>
            </w:r>
          </w:p>
        </w:tc>
        <w:tc>
          <w:tcPr>
            <w:tcW w:w="1418" w:type="dxa"/>
          </w:tcPr>
          <w:p w14:paraId="000001CE" w14:textId="3CBEBF8F" w:rsidR="00A4409F" w:rsidRDefault="00A4409F" w:rsidP="00A4409F">
            <w:pPr>
              <w:spacing w:before="40" w:after="40" w:line="276" w:lineRule="auto"/>
              <w:jc w:val="center"/>
            </w:pPr>
            <w:r>
              <w:t>All</w:t>
            </w:r>
          </w:p>
        </w:tc>
        <w:tc>
          <w:tcPr>
            <w:tcW w:w="2126" w:type="dxa"/>
          </w:tcPr>
          <w:p w14:paraId="000001CF" w14:textId="4C34E004" w:rsidR="00A4409F" w:rsidRDefault="00A4409F" w:rsidP="00A4409F">
            <w:pPr>
              <w:spacing w:before="40" w:after="40" w:line="276" w:lineRule="auto"/>
            </w:pPr>
            <w:r>
              <w:t>All</w:t>
            </w:r>
          </w:p>
        </w:tc>
        <w:tc>
          <w:tcPr>
            <w:tcW w:w="1291" w:type="dxa"/>
          </w:tcPr>
          <w:p w14:paraId="000001D0" w14:textId="77777777" w:rsidR="00A4409F" w:rsidRDefault="00A4409F" w:rsidP="00A4409F">
            <w:pPr>
              <w:spacing w:before="40" w:after="40" w:line="276" w:lineRule="auto"/>
              <w:jc w:val="center"/>
            </w:pPr>
            <w:r>
              <w:t>10</w:t>
            </w:r>
          </w:p>
        </w:tc>
        <w:tc>
          <w:tcPr>
            <w:tcW w:w="1351" w:type="dxa"/>
          </w:tcPr>
          <w:p w14:paraId="000001D1" w14:textId="77777777" w:rsidR="00A4409F" w:rsidRDefault="00A4409F" w:rsidP="00A4409F">
            <w:pPr>
              <w:spacing w:before="40" w:after="40" w:line="276" w:lineRule="auto"/>
              <w:jc w:val="center"/>
            </w:pPr>
            <w:r>
              <w:t>0.2</w:t>
            </w:r>
          </w:p>
        </w:tc>
      </w:tr>
      <w:tr w:rsidR="00A4409F" w14:paraId="5EC9B64A" w14:textId="77777777" w:rsidTr="00CC0BDE">
        <w:tc>
          <w:tcPr>
            <w:tcW w:w="1592" w:type="dxa"/>
          </w:tcPr>
          <w:p w14:paraId="000001D2" w14:textId="77777777" w:rsidR="00A4409F" w:rsidRDefault="00A4409F" w:rsidP="00A4409F">
            <w:pPr>
              <w:spacing w:before="40" w:after="40" w:line="276" w:lineRule="auto"/>
            </w:pPr>
            <w:r>
              <w:t>Forestry</w:t>
            </w:r>
          </w:p>
        </w:tc>
        <w:tc>
          <w:tcPr>
            <w:tcW w:w="1238" w:type="dxa"/>
          </w:tcPr>
          <w:p w14:paraId="000001D3" w14:textId="04AD656C" w:rsidR="00A4409F" w:rsidRDefault="00A4409F" w:rsidP="00A4409F">
            <w:pPr>
              <w:spacing w:before="40" w:after="40" w:line="276" w:lineRule="auto"/>
              <w:jc w:val="center"/>
            </w:pPr>
            <w:r>
              <w:t>All</w:t>
            </w:r>
          </w:p>
        </w:tc>
        <w:tc>
          <w:tcPr>
            <w:tcW w:w="1418" w:type="dxa"/>
          </w:tcPr>
          <w:p w14:paraId="000001D4" w14:textId="7CC7AD68" w:rsidR="00A4409F" w:rsidRDefault="00A4409F" w:rsidP="00A4409F">
            <w:pPr>
              <w:spacing w:before="40" w:after="40" w:line="276" w:lineRule="auto"/>
              <w:jc w:val="center"/>
            </w:pPr>
            <w:r>
              <w:t>All</w:t>
            </w:r>
          </w:p>
        </w:tc>
        <w:tc>
          <w:tcPr>
            <w:tcW w:w="2126" w:type="dxa"/>
          </w:tcPr>
          <w:p w14:paraId="000001D5" w14:textId="2382D29F" w:rsidR="00A4409F" w:rsidRDefault="00A4409F" w:rsidP="00A4409F">
            <w:pPr>
              <w:spacing w:before="40" w:after="40" w:line="276" w:lineRule="auto"/>
            </w:pPr>
            <w:r>
              <w:t>All</w:t>
            </w:r>
          </w:p>
        </w:tc>
        <w:tc>
          <w:tcPr>
            <w:tcW w:w="1291" w:type="dxa"/>
          </w:tcPr>
          <w:p w14:paraId="000001D6" w14:textId="77777777" w:rsidR="00A4409F" w:rsidRDefault="00A4409F" w:rsidP="00A4409F">
            <w:pPr>
              <w:spacing w:before="40" w:after="40" w:line="276" w:lineRule="auto"/>
              <w:jc w:val="center"/>
            </w:pPr>
            <w:r>
              <w:t>4</w:t>
            </w:r>
          </w:p>
        </w:tc>
        <w:tc>
          <w:tcPr>
            <w:tcW w:w="1351" w:type="dxa"/>
          </w:tcPr>
          <w:p w14:paraId="000001D7" w14:textId="77777777" w:rsidR="00A4409F" w:rsidRDefault="00A4409F" w:rsidP="00A4409F">
            <w:pPr>
              <w:spacing w:before="40" w:after="40" w:line="276" w:lineRule="auto"/>
              <w:jc w:val="center"/>
            </w:pPr>
            <w:r>
              <w:t>0.4</w:t>
            </w:r>
          </w:p>
        </w:tc>
      </w:tr>
      <w:tr w:rsidR="00A4409F" w14:paraId="7B630D38" w14:textId="77777777" w:rsidTr="00CC0BDE">
        <w:tc>
          <w:tcPr>
            <w:tcW w:w="1592" w:type="dxa"/>
          </w:tcPr>
          <w:p w14:paraId="000001D8" w14:textId="77777777" w:rsidR="00A4409F" w:rsidRDefault="00A4409F" w:rsidP="00A4409F">
            <w:pPr>
              <w:spacing w:before="40" w:after="40" w:line="276" w:lineRule="auto"/>
            </w:pPr>
            <w:r>
              <w:t>Native Bush</w:t>
            </w:r>
          </w:p>
        </w:tc>
        <w:tc>
          <w:tcPr>
            <w:tcW w:w="1238" w:type="dxa"/>
          </w:tcPr>
          <w:p w14:paraId="000001D9" w14:textId="0B18A300" w:rsidR="00A4409F" w:rsidRDefault="00A4409F" w:rsidP="00A4409F">
            <w:pPr>
              <w:spacing w:before="40" w:after="40" w:line="276" w:lineRule="auto"/>
              <w:jc w:val="center"/>
            </w:pPr>
            <w:r>
              <w:t>All</w:t>
            </w:r>
          </w:p>
        </w:tc>
        <w:tc>
          <w:tcPr>
            <w:tcW w:w="1418" w:type="dxa"/>
          </w:tcPr>
          <w:p w14:paraId="000001DA" w14:textId="13547488" w:rsidR="00A4409F" w:rsidRDefault="00A4409F" w:rsidP="00A4409F">
            <w:pPr>
              <w:spacing w:before="40" w:after="40" w:line="276" w:lineRule="auto"/>
              <w:jc w:val="center"/>
            </w:pPr>
            <w:r>
              <w:t>All</w:t>
            </w:r>
          </w:p>
        </w:tc>
        <w:tc>
          <w:tcPr>
            <w:tcW w:w="2126" w:type="dxa"/>
          </w:tcPr>
          <w:p w14:paraId="000001DB" w14:textId="6CD6D714" w:rsidR="00A4409F" w:rsidRDefault="00A4409F" w:rsidP="00A4409F">
            <w:pPr>
              <w:spacing w:before="40" w:after="40" w:line="276" w:lineRule="auto"/>
            </w:pPr>
            <w:r>
              <w:t>All</w:t>
            </w:r>
          </w:p>
        </w:tc>
        <w:tc>
          <w:tcPr>
            <w:tcW w:w="1291" w:type="dxa"/>
          </w:tcPr>
          <w:p w14:paraId="000001DC" w14:textId="77777777" w:rsidR="00A4409F" w:rsidRDefault="00A4409F" w:rsidP="00A4409F">
            <w:pPr>
              <w:spacing w:before="40" w:after="40" w:line="276" w:lineRule="auto"/>
              <w:jc w:val="center"/>
            </w:pPr>
            <w:r>
              <w:t>2</w:t>
            </w:r>
          </w:p>
        </w:tc>
        <w:tc>
          <w:tcPr>
            <w:tcW w:w="1351" w:type="dxa"/>
          </w:tcPr>
          <w:p w14:paraId="000001DD" w14:textId="77777777" w:rsidR="00A4409F" w:rsidRDefault="00A4409F" w:rsidP="00A4409F">
            <w:pPr>
              <w:spacing w:before="40" w:after="40" w:line="276" w:lineRule="auto"/>
              <w:jc w:val="center"/>
            </w:pPr>
            <w:r>
              <w:t>0.3</w:t>
            </w:r>
          </w:p>
        </w:tc>
      </w:tr>
      <w:tr w:rsidR="00A4409F" w14:paraId="21FF2378" w14:textId="77777777" w:rsidTr="00CC0BDE">
        <w:tc>
          <w:tcPr>
            <w:tcW w:w="1592" w:type="dxa"/>
          </w:tcPr>
          <w:p w14:paraId="000001DE" w14:textId="77777777" w:rsidR="00A4409F" w:rsidRDefault="00A4409F" w:rsidP="00A4409F">
            <w:pPr>
              <w:spacing w:before="40" w:after="40" w:line="276" w:lineRule="auto"/>
            </w:pPr>
            <w:r>
              <w:t>Urban</w:t>
            </w:r>
          </w:p>
        </w:tc>
        <w:tc>
          <w:tcPr>
            <w:tcW w:w="1238" w:type="dxa"/>
          </w:tcPr>
          <w:p w14:paraId="000001DF" w14:textId="4B31E468" w:rsidR="00A4409F" w:rsidRDefault="00A4409F" w:rsidP="00A4409F">
            <w:pPr>
              <w:spacing w:before="40" w:after="40" w:line="276" w:lineRule="auto"/>
              <w:jc w:val="center"/>
            </w:pPr>
            <w:r>
              <w:t>All</w:t>
            </w:r>
          </w:p>
        </w:tc>
        <w:tc>
          <w:tcPr>
            <w:tcW w:w="1418" w:type="dxa"/>
          </w:tcPr>
          <w:p w14:paraId="000001E0" w14:textId="2A0741BA" w:rsidR="00A4409F" w:rsidRDefault="00A4409F" w:rsidP="00A4409F">
            <w:pPr>
              <w:spacing w:before="40" w:after="40" w:line="276" w:lineRule="auto"/>
              <w:jc w:val="center"/>
            </w:pPr>
            <w:r>
              <w:t>All</w:t>
            </w:r>
          </w:p>
        </w:tc>
        <w:tc>
          <w:tcPr>
            <w:tcW w:w="2126" w:type="dxa"/>
          </w:tcPr>
          <w:p w14:paraId="000001E1" w14:textId="090618C0" w:rsidR="00A4409F" w:rsidRDefault="00A4409F" w:rsidP="00A4409F">
            <w:pPr>
              <w:spacing w:before="40" w:after="40" w:line="276" w:lineRule="auto"/>
            </w:pPr>
            <w:r>
              <w:t>All</w:t>
            </w:r>
          </w:p>
        </w:tc>
        <w:tc>
          <w:tcPr>
            <w:tcW w:w="1291" w:type="dxa"/>
          </w:tcPr>
          <w:p w14:paraId="000001E2" w14:textId="77777777" w:rsidR="00A4409F" w:rsidRDefault="00A4409F" w:rsidP="00A4409F">
            <w:pPr>
              <w:spacing w:before="40" w:after="40" w:line="276" w:lineRule="auto"/>
              <w:jc w:val="center"/>
            </w:pPr>
            <w:r>
              <w:t>11</w:t>
            </w:r>
          </w:p>
        </w:tc>
        <w:tc>
          <w:tcPr>
            <w:tcW w:w="1351" w:type="dxa"/>
          </w:tcPr>
          <w:p w14:paraId="000001E3" w14:textId="77777777" w:rsidR="00A4409F" w:rsidRDefault="00A4409F" w:rsidP="00A4409F">
            <w:pPr>
              <w:spacing w:before="40" w:after="40" w:line="276" w:lineRule="auto"/>
              <w:jc w:val="center"/>
            </w:pPr>
            <w:r>
              <w:t>1</w:t>
            </w:r>
          </w:p>
        </w:tc>
      </w:tr>
    </w:tbl>
    <w:p w14:paraId="000001E4" w14:textId="6E39EADE" w:rsidR="009B5B77" w:rsidRDefault="00476D7D">
      <w:r>
        <w:t>*Vegetable class is not represented in the WebApp. Refer to Section 2.6.</w:t>
      </w:r>
    </w:p>
    <w:p w14:paraId="000001E5" w14:textId="77777777" w:rsidR="009B5B77" w:rsidRDefault="0083587F">
      <w:r>
        <w:br w:type="page"/>
      </w:r>
    </w:p>
    <w:p w14:paraId="65766613" w14:textId="77777777" w:rsidR="00C42F8E" w:rsidRDefault="00C42F8E"/>
    <w:p w14:paraId="000001E7" w14:textId="77777777" w:rsidR="009B5B77" w:rsidRDefault="009B5B77">
      <w:pPr>
        <w:shd w:val="clear" w:color="auto" w:fill="FFFFFF"/>
        <w:spacing w:after="0" w:line="240" w:lineRule="auto"/>
        <w:rPr>
          <w:rFonts w:ascii="Aptos" w:eastAsia="Aptos" w:hAnsi="Aptos" w:cs="Aptos"/>
          <w:i/>
          <w:color w:val="0E2841"/>
          <w:sz w:val="18"/>
          <w:szCs w:val="18"/>
        </w:rPr>
      </w:pPr>
      <w:bookmarkStart w:id="467" w:name="_heading=h.1tuee74" w:colFirst="0" w:colLast="0"/>
      <w:bookmarkEnd w:id="467"/>
    </w:p>
    <w:p w14:paraId="27AC7EFD" w14:textId="0C50BD8A" w:rsidR="000E6CE6" w:rsidRDefault="000E6CE6" w:rsidP="00305238">
      <w:pPr>
        <w:pStyle w:val="Caption"/>
        <w:keepNext/>
      </w:pPr>
      <w:bookmarkStart w:id="468" w:name="_Ref164680719"/>
      <w:r>
        <w:t xml:space="preserve">Table </w:t>
      </w:r>
      <w:bookmarkEnd w:id="468"/>
      <w:r w:rsidR="008A1F52">
        <w:t>A2</w:t>
      </w:r>
      <w:r>
        <w:t xml:space="preserve">: </w:t>
      </w:r>
      <w:r>
        <w:rPr>
          <w:color w:val="3F3F3F"/>
        </w:rPr>
        <w:t xml:space="preserve">Re-classification of LCDBV5 Name_2018 classes to Srinivasan et al. </w:t>
      </w:r>
      <w:r w:rsidR="001F0726">
        <w:rPr>
          <w:color w:val="3F3F3F"/>
        </w:rPr>
        <w:t>(</w:t>
      </w:r>
      <w:r>
        <w:rPr>
          <w:color w:val="3F3F3F"/>
        </w:rPr>
        <w:t>2021</w:t>
      </w:r>
      <w:r w:rsidR="001F0726">
        <w:rPr>
          <w:color w:val="3F3F3F"/>
        </w:rPr>
        <w:t>)</w:t>
      </w:r>
      <w:r>
        <w:rPr>
          <w:color w:val="3F3F3F"/>
        </w:rPr>
        <w:t xml:space="preserve"> land use classes.</w:t>
      </w:r>
    </w:p>
    <w:tbl>
      <w:tblPr>
        <w:tblW w:w="9006" w:type="dxa"/>
        <w:tblLayout w:type="fixed"/>
        <w:tblCellMar>
          <w:left w:w="0" w:type="dxa"/>
          <w:right w:w="0" w:type="dxa"/>
        </w:tblCellMar>
        <w:tblLook w:val="0400" w:firstRow="0" w:lastRow="0" w:firstColumn="0" w:lastColumn="0" w:noHBand="0" w:noVBand="1"/>
      </w:tblPr>
      <w:tblGrid>
        <w:gridCol w:w="3271"/>
        <w:gridCol w:w="2669"/>
        <w:gridCol w:w="3066"/>
      </w:tblGrid>
      <w:tr w:rsidR="009B5B77" w14:paraId="54006B77" w14:textId="77777777" w:rsidTr="00CC0BDE">
        <w:tc>
          <w:tcPr>
            <w:tcW w:w="3271" w:type="dxa"/>
            <w:tcBorders>
              <w:top w:val="single" w:sz="8" w:space="0" w:color="000000"/>
              <w:left w:val="single" w:sz="8" w:space="0" w:color="000000"/>
              <w:bottom w:val="single" w:sz="8" w:space="0" w:color="000000"/>
              <w:right w:val="single" w:sz="8" w:space="0" w:color="000000"/>
            </w:tcBorders>
            <w:shd w:val="clear" w:color="auto" w:fill="D6ECF0" w:themeFill="text2" w:themeFillTint="33"/>
            <w:tcMar>
              <w:top w:w="0" w:type="dxa"/>
              <w:left w:w="108" w:type="dxa"/>
              <w:bottom w:w="0" w:type="dxa"/>
              <w:right w:w="108" w:type="dxa"/>
            </w:tcMar>
          </w:tcPr>
          <w:p w14:paraId="000001E8" w14:textId="77777777" w:rsidR="009B5B77" w:rsidRPr="00CC0BDE" w:rsidRDefault="0083587F" w:rsidP="009D40AD">
            <w:pPr>
              <w:spacing w:before="40" w:after="40"/>
              <w:rPr>
                <w:b/>
                <w:bCs/>
              </w:rPr>
            </w:pPr>
            <w:bookmarkStart w:id="469" w:name="bookmark=id.4du1wux" w:colFirst="0" w:colLast="0"/>
            <w:bookmarkEnd w:id="469"/>
            <w:r w:rsidRPr="00CC0BDE">
              <w:rPr>
                <w:b/>
                <w:bCs/>
              </w:rPr>
              <w:t>LCDBV5 Name_2018</w:t>
            </w:r>
          </w:p>
        </w:tc>
        <w:tc>
          <w:tcPr>
            <w:tcW w:w="2669" w:type="dxa"/>
            <w:tcBorders>
              <w:top w:val="single" w:sz="8" w:space="0" w:color="000000"/>
              <w:left w:val="nil"/>
              <w:bottom w:val="single" w:sz="8" w:space="0" w:color="000000"/>
              <w:right w:val="single" w:sz="8" w:space="0" w:color="000000"/>
            </w:tcBorders>
            <w:shd w:val="clear" w:color="auto" w:fill="D6ECF0" w:themeFill="text2" w:themeFillTint="33"/>
            <w:tcMar>
              <w:top w:w="0" w:type="dxa"/>
              <w:left w:w="108" w:type="dxa"/>
              <w:bottom w:w="0" w:type="dxa"/>
              <w:right w:w="108" w:type="dxa"/>
            </w:tcMar>
          </w:tcPr>
          <w:p w14:paraId="000001E9" w14:textId="77777777" w:rsidR="009B5B77" w:rsidRPr="00CC0BDE" w:rsidRDefault="0083587F" w:rsidP="009D40AD">
            <w:pPr>
              <w:spacing w:before="40" w:after="40"/>
              <w:rPr>
                <w:b/>
                <w:bCs/>
              </w:rPr>
            </w:pPr>
            <w:r w:rsidRPr="00CC0BDE">
              <w:rPr>
                <w:b/>
                <w:bCs/>
              </w:rPr>
              <w:t>Class_2018</w:t>
            </w:r>
          </w:p>
        </w:tc>
        <w:tc>
          <w:tcPr>
            <w:tcW w:w="3066" w:type="dxa"/>
            <w:tcBorders>
              <w:top w:val="single" w:sz="8" w:space="0" w:color="000000"/>
              <w:left w:val="nil"/>
              <w:bottom w:val="single" w:sz="8" w:space="0" w:color="000000"/>
              <w:right w:val="single" w:sz="8" w:space="0" w:color="000000"/>
            </w:tcBorders>
            <w:shd w:val="clear" w:color="auto" w:fill="D6ECF0" w:themeFill="text2" w:themeFillTint="33"/>
            <w:tcMar>
              <w:top w:w="0" w:type="dxa"/>
              <w:left w:w="108" w:type="dxa"/>
              <w:bottom w:w="0" w:type="dxa"/>
              <w:right w:w="108" w:type="dxa"/>
            </w:tcMar>
          </w:tcPr>
          <w:p w14:paraId="000001EA" w14:textId="77777777" w:rsidR="009B5B77" w:rsidRPr="00CC0BDE" w:rsidRDefault="0083587F" w:rsidP="009D40AD">
            <w:pPr>
              <w:spacing w:before="40" w:after="40"/>
              <w:rPr>
                <w:b/>
                <w:bCs/>
              </w:rPr>
            </w:pPr>
            <w:r w:rsidRPr="00CC0BDE">
              <w:rPr>
                <w:b/>
                <w:bCs/>
              </w:rPr>
              <w:t>Reclass</w:t>
            </w:r>
          </w:p>
        </w:tc>
      </w:tr>
      <w:tr w:rsidR="009B5B77" w14:paraId="2F2788E7"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EB" w14:textId="77777777" w:rsidR="009B5B77" w:rsidRDefault="0083587F" w:rsidP="009D40AD">
            <w:pPr>
              <w:spacing w:before="40" w:after="40"/>
            </w:pPr>
            <w:r>
              <w:rPr>
                <w:color w:val="000000"/>
              </w:rPr>
              <w:t>Indigenous Forest</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EC" w14:textId="77777777" w:rsidR="009B5B77" w:rsidRDefault="0083587F" w:rsidP="009D40AD">
            <w:pPr>
              <w:spacing w:before="40" w:after="40"/>
            </w:pPr>
            <w:r>
              <w:t>69</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ED" w14:textId="6EDD497D" w:rsidR="009B5B77" w:rsidRDefault="0083587F" w:rsidP="009D40AD">
            <w:pPr>
              <w:spacing w:before="40" w:after="40"/>
            </w:pPr>
            <w:r>
              <w:t xml:space="preserve">Native </w:t>
            </w:r>
            <w:r w:rsidR="00DF0E23">
              <w:t>Vegetation</w:t>
            </w:r>
          </w:p>
        </w:tc>
      </w:tr>
      <w:tr w:rsidR="009B5B77" w14:paraId="1ABBC323"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EE" w14:textId="77777777" w:rsidR="009B5B77" w:rsidRDefault="0083587F" w:rsidP="009D40AD">
            <w:pPr>
              <w:spacing w:before="40" w:after="40"/>
            </w:pPr>
            <w:r>
              <w:rPr>
                <w:color w:val="000000"/>
              </w:rPr>
              <w:t>Deciduous Hardwoods</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EF" w14:textId="77777777" w:rsidR="009B5B77" w:rsidRDefault="0083587F" w:rsidP="009D40AD">
            <w:pPr>
              <w:spacing w:before="40" w:after="40"/>
            </w:pPr>
            <w:r>
              <w:t>68</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0" w14:textId="00F9082F" w:rsidR="009B5B77" w:rsidRDefault="0083587F" w:rsidP="009D40AD">
            <w:pPr>
              <w:spacing w:before="40" w:after="40"/>
            </w:pPr>
            <w:r>
              <w:t xml:space="preserve">Native </w:t>
            </w:r>
            <w:r w:rsidR="00DF0E23">
              <w:t>Vegetation</w:t>
            </w:r>
          </w:p>
        </w:tc>
      </w:tr>
      <w:tr w:rsidR="009B5B77" w14:paraId="3039D88D"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1" w14:textId="77777777" w:rsidR="009B5B77" w:rsidRDefault="0083587F" w:rsidP="009D40AD">
            <w:pPr>
              <w:spacing w:before="40" w:after="40"/>
            </w:pPr>
            <w:r>
              <w:rPr>
                <w:color w:val="000000"/>
              </w:rPr>
              <w:t>Low Producing Grassland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2" w14:textId="77777777" w:rsidR="009B5B77" w:rsidRDefault="0083587F" w:rsidP="009D40AD">
            <w:pPr>
              <w:spacing w:before="40" w:after="40"/>
            </w:pPr>
            <w:r>
              <w:t>41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3" w14:textId="77777777" w:rsidR="009B5B77" w:rsidRDefault="0083587F" w:rsidP="009D40AD">
            <w:pPr>
              <w:spacing w:before="40" w:after="40"/>
            </w:pPr>
            <w:r>
              <w:t>Pasture</w:t>
            </w:r>
          </w:p>
        </w:tc>
      </w:tr>
      <w:tr w:rsidR="009B5B77" w14:paraId="363573F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4" w14:textId="77777777" w:rsidR="009B5B77" w:rsidRDefault="0083587F" w:rsidP="009D40AD">
            <w:pPr>
              <w:spacing w:before="40" w:after="40"/>
            </w:pPr>
            <w:r>
              <w:rPr>
                <w:color w:val="000000"/>
              </w:rPr>
              <w:t>Manuka and/or Kanuka</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5" w14:textId="77777777" w:rsidR="009B5B77" w:rsidRDefault="0083587F" w:rsidP="009D40AD">
            <w:pPr>
              <w:spacing w:before="40" w:after="40"/>
            </w:pPr>
            <w:r>
              <w:t>52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6" w14:textId="76E595E6" w:rsidR="009B5B77" w:rsidRDefault="0083587F" w:rsidP="009D40AD">
            <w:pPr>
              <w:spacing w:before="40" w:after="40"/>
            </w:pPr>
            <w:r>
              <w:t xml:space="preserve">Native </w:t>
            </w:r>
            <w:r w:rsidR="00DF0E23">
              <w:t>Vegetation</w:t>
            </w:r>
          </w:p>
        </w:tc>
      </w:tr>
      <w:tr w:rsidR="009B5B77" w14:paraId="3BAE7CEF"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7" w14:textId="77777777" w:rsidR="009B5B77" w:rsidRDefault="0083587F" w:rsidP="009D40AD">
            <w:pPr>
              <w:spacing w:before="40" w:after="40"/>
            </w:pPr>
            <w:r>
              <w:rPr>
                <w:color w:val="000000"/>
              </w:rPr>
              <w:t>Exotic Forest</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8" w14:textId="77777777" w:rsidR="009B5B77" w:rsidRDefault="0083587F" w:rsidP="009D40AD">
            <w:pPr>
              <w:spacing w:before="40" w:after="40"/>
            </w:pPr>
            <w:r>
              <w:t>71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9" w14:textId="77777777" w:rsidR="009B5B77" w:rsidRDefault="0083587F" w:rsidP="009D40AD">
            <w:pPr>
              <w:spacing w:before="40" w:after="40"/>
            </w:pPr>
            <w:r>
              <w:t>Forestry</w:t>
            </w:r>
          </w:p>
        </w:tc>
      </w:tr>
      <w:tr w:rsidR="009B5B77" w14:paraId="2FFBAB20"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A" w14:textId="77777777" w:rsidR="009B5B77" w:rsidRDefault="0083587F" w:rsidP="009D40AD">
            <w:pPr>
              <w:spacing w:before="40" w:after="40"/>
            </w:pPr>
            <w:r>
              <w:rPr>
                <w:color w:val="000000"/>
              </w:rPr>
              <w:t>Built-up Area (settlement)</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B" w14:textId="77777777" w:rsidR="009B5B77" w:rsidRDefault="0083587F" w:rsidP="009D40AD">
            <w:pPr>
              <w:spacing w:before="40" w:after="40"/>
            </w:pPr>
            <w:r>
              <w:t>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C" w14:textId="77777777" w:rsidR="009B5B77" w:rsidRDefault="0083587F" w:rsidP="009D40AD">
            <w:pPr>
              <w:spacing w:before="40" w:after="40"/>
            </w:pPr>
            <w:r>
              <w:t>Urban</w:t>
            </w:r>
          </w:p>
        </w:tc>
      </w:tr>
      <w:tr w:rsidR="009B5B77" w14:paraId="64E0BD58"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1FD" w14:textId="26ED5640" w:rsidR="009B5B77" w:rsidRDefault="0083587F" w:rsidP="009D40AD">
            <w:pPr>
              <w:spacing w:before="40" w:after="40"/>
            </w:pPr>
            <w:r>
              <w:rPr>
                <w:color w:val="000000"/>
              </w:rPr>
              <w:t xml:space="preserve">Forest </w:t>
            </w:r>
            <w:r w:rsidR="00941460">
              <w:rPr>
                <w:color w:val="000000"/>
              </w:rPr>
              <w:t>–</w:t>
            </w:r>
            <w:r>
              <w:rPr>
                <w:color w:val="000000"/>
              </w:rPr>
              <w:t xml:space="preserve"> Harvested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E" w14:textId="77777777" w:rsidR="009B5B77" w:rsidRDefault="0083587F" w:rsidP="009D40AD">
            <w:pPr>
              <w:spacing w:before="40" w:after="40"/>
            </w:pPr>
            <w:r>
              <w:t>64</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1FF" w14:textId="77777777" w:rsidR="009B5B77" w:rsidRDefault="0083587F" w:rsidP="009D40AD">
            <w:pPr>
              <w:spacing w:before="40" w:after="40"/>
            </w:pPr>
            <w:r>
              <w:t>Forestry</w:t>
            </w:r>
          </w:p>
        </w:tc>
      </w:tr>
      <w:tr w:rsidR="009B5B77" w14:paraId="1CCCC73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0" w14:textId="77777777" w:rsidR="009B5B77" w:rsidRDefault="0083587F" w:rsidP="009D40AD">
            <w:pPr>
              <w:spacing w:before="40" w:after="40"/>
            </w:pPr>
            <w:r>
              <w:rPr>
                <w:color w:val="000000"/>
              </w:rPr>
              <w:t>Broadleaved Indigenous Hardwoods</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1" w14:textId="77777777" w:rsidR="009B5B77" w:rsidRDefault="0083587F" w:rsidP="009D40AD">
            <w:pPr>
              <w:spacing w:before="40" w:after="40"/>
            </w:pPr>
            <w:r>
              <w:t>54</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2" w14:textId="0C40D19F" w:rsidR="009B5B77" w:rsidRDefault="0083587F" w:rsidP="009D40AD">
            <w:pPr>
              <w:spacing w:before="40" w:after="40"/>
            </w:pPr>
            <w:r>
              <w:t xml:space="preserve">Native </w:t>
            </w:r>
            <w:r w:rsidR="00DF0E23">
              <w:t>Vegetation</w:t>
            </w:r>
          </w:p>
        </w:tc>
      </w:tr>
      <w:tr w:rsidR="009B5B77" w14:paraId="77025DB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3" w14:textId="77777777" w:rsidR="009B5B77" w:rsidRDefault="0083587F" w:rsidP="009D40AD">
            <w:pPr>
              <w:spacing w:before="40" w:after="40"/>
            </w:pPr>
            <w:r>
              <w:rPr>
                <w:color w:val="000000"/>
              </w:rPr>
              <w:t>Gravel or Rock</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4" w14:textId="77777777" w:rsidR="009B5B77" w:rsidRDefault="0083587F" w:rsidP="009D40AD">
            <w:pPr>
              <w:spacing w:before="40" w:after="40"/>
            </w:pPr>
            <w:r>
              <w:t>16</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5" w14:textId="4DA9E1E8" w:rsidR="009B5B77" w:rsidRDefault="0083587F" w:rsidP="009D40AD">
            <w:pPr>
              <w:spacing w:before="40" w:after="40"/>
            </w:pPr>
            <w:r>
              <w:t xml:space="preserve">Native </w:t>
            </w:r>
            <w:r w:rsidR="00DF0E23">
              <w:t>Vegetation</w:t>
            </w:r>
          </w:p>
        </w:tc>
      </w:tr>
      <w:tr w:rsidR="009B5B77" w14:paraId="30D146AA"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6" w14:textId="77777777" w:rsidR="009B5B77" w:rsidRDefault="0083587F" w:rsidP="009D40AD">
            <w:pPr>
              <w:spacing w:before="40" w:after="40"/>
            </w:pPr>
            <w:r>
              <w:rPr>
                <w:color w:val="000000"/>
              </w:rPr>
              <w:t>Lake or Pond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7" w14:textId="77777777" w:rsidR="009B5B77" w:rsidRDefault="0083587F" w:rsidP="009D40AD">
            <w:pPr>
              <w:spacing w:before="40" w:after="40"/>
            </w:pPr>
            <w:r>
              <w:t>20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8" w14:textId="51FA1E4D" w:rsidR="009B5B77" w:rsidRDefault="0083587F" w:rsidP="009D40AD">
            <w:pPr>
              <w:spacing w:before="40" w:after="40"/>
            </w:pPr>
            <w:r>
              <w:t xml:space="preserve">Native </w:t>
            </w:r>
            <w:r w:rsidR="00DF0E23">
              <w:t>Vegetation</w:t>
            </w:r>
          </w:p>
        </w:tc>
      </w:tr>
      <w:tr w:rsidR="009B5B77" w14:paraId="6790A8DE"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9" w14:textId="77777777" w:rsidR="009B5B77" w:rsidRDefault="0083587F" w:rsidP="009D40AD">
            <w:pPr>
              <w:spacing w:before="40" w:after="40"/>
            </w:pPr>
            <w:r>
              <w:rPr>
                <w:color w:val="000000"/>
              </w:rPr>
              <w:t>Gorse and/or Broom</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A" w14:textId="77777777" w:rsidR="009B5B77" w:rsidRDefault="0083587F" w:rsidP="009D40AD">
            <w:pPr>
              <w:spacing w:before="40" w:after="40"/>
            </w:pPr>
            <w:r>
              <w:t>51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B" w14:textId="7CFEB72A" w:rsidR="009B5B77" w:rsidRDefault="0083587F" w:rsidP="009D40AD">
            <w:pPr>
              <w:spacing w:before="40" w:after="40"/>
            </w:pPr>
            <w:r>
              <w:t xml:space="preserve">Native </w:t>
            </w:r>
            <w:r w:rsidR="00DF0E23">
              <w:t>Vegetation</w:t>
            </w:r>
          </w:p>
        </w:tc>
      </w:tr>
      <w:tr w:rsidR="009B5B77" w14:paraId="33AB46EF"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C" w14:textId="77777777" w:rsidR="009B5B77" w:rsidRDefault="0083587F" w:rsidP="009D40AD">
            <w:pPr>
              <w:spacing w:before="40" w:after="40"/>
            </w:pPr>
            <w:r>
              <w:rPr>
                <w:color w:val="000000"/>
              </w:rPr>
              <w:t>High Producing Exotic Grassland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D" w14:textId="77777777" w:rsidR="009B5B77" w:rsidRDefault="0083587F" w:rsidP="009D40AD">
            <w:pPr>
              <w:spacing w:before="40" w:after="40"/>
            </w:pPr>
            <w:r>
              <w:t>40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0E" w14:textId="77777777" w:rsidR="009B5B77" w:rsidRDefault="0083587F" w:rsidP="009D40AD">
            <w:pPr>
              <w:spacing w:before="40" w:after="40"/>
            </w:pPr>
            <w:r>
              <w:t>Pasture</w:t>
            </w:r>
          </w:p>
        </w:tc>
      </w:tr>
      <w:tr w:rsidR="009B5B77" w14:paraId="4CCD0315"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0F" w14:textId="77777777" w:rsidR="009B5B77" w:rsidRDefault="0083587F" w:rsidP="009D40AD">
            <w:pPr>
              <w:spacing w:before="40" w:after="40"/>
            </w:pPr>
            <w:r>
              <w:rPr>
                <w:color w:val="000000"/>
              </w:rPr>
              <w:t>Landslide</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0" w14:textId="77777777" w:rsidR="009B5B77" w:rsidRDefault="0083587F" w:rsidP="009D40AD">
            <w:pPr>
              <w:spacing w:before="40" w:after="40"/>
            </w:pPr>
            <w:r>
              <w:t>12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1" w14:textId="099A8056" w:rsidR="009B5B77" w:rsidRDefault="0083587F" w:rsidP="009D40AD">
            <w:pPr>
              <w:spacing w:before="40" w:after="40"/>
            </w:pPr>
            <w:r>
              <w:t xml:space="preserve">Native </w:t>
            </w:r>
            <w:r w:rsidR="00DF0E23">
              <w:t>Vegetation</w:t>
            </w:r>
          </w:p>
        </w:tc>
      </w:tr>
      <w:tr w:rsidR="009B5B77" w14:paraId="6FFC28AC"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2" w14:textId="77777777" w:rsidR="009B5B77" w:rsidRDefault="0083587F" w:rsidP="009D40AD">
            <w:pPr>
              <w:spacing w:before="40" w:after="40"/>
            </w:pPr>
            <w:r>
              <w:rPr>
                <w:color w:val="000000"/>
              </w:rPr>
              <w:t>Mixed Exotic Shrubland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3" w14:textId="77777777" w:rsidR="009B5B77" w:rsidRDefault="0083587F" w:rsidP="009D40AD">
            <w:pPr>
              <w:spacing w:before="40" w:after="40"/>
            </w:pPr>
            <w:r>
              <w:t>56</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4" w14:textId="77777777" w:rsidR="009B5B77" w:rsidRDefault="0083587F" w:rsidP="009D40AD">
            <w:pPr>
              <w:spacing w:before="40" w:after="40"/>
            </w:pPr>
            <w:r>
              <w:t>Forestry</w:t>
            </w:r>
          </w:p>
        </w:tc>
      </w:tr>
      <w:tr w:rsidR="009B5B77" w14:paraId="37B14BD7"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5" w14:textId="77777777" w:rsidR="009B5B77" w:rsidRDefault="0083587F" w:rsidP="009D40AD">
            <w:pPr>
              <w:spacing w:before="40" w:after="40"/>
            </w:pPr>
            <w:r>
              <w:rPr>
                <w:color w:val="000000"/>
              </w:rPr>
              <w:t>Orchard, Vineyard or Other Perennial Crop</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6" w14:textId="77777777" w:rsidR="009B5B77" w:rsidRDefault="0083587F" w:rsidP="009D40AD">
            <w:pPr>
              <w:spacing w:before="40" w:after="40"/>
            </w:pPr>
            <w:r>
              <w:t>33</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7" w14:textId="77777777" w:rsidR="009B5B77" w:rsidRDefault="0083587F" w:rsidP="009D40AD">
            <w:pPr>
              <w:spacing w:before="40" w:after="40"/>
            </w:pPr>
            <w:r>
              <w:t>Viticulture</w:t>
            </w:r>
          </w:p>
        </w:tc>
      </w:tr>
      <w:tr w:rsidR="009B5B77" w14:paraId="27B74C9A"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8" w14:textId="77777777" w:rsidR="009B5B77" w:rsidRDefault="0083587F" w:rsidP="009D40AD">
            <w:pPr>
              <w:spacing w:before="40" w:after="40"/>
            </w:pPr>
            <w:r>
              <w:rPr>
                <w:color w:val="000000"/>
              </w:rPr>
              <w:t>Short-rotation Cropland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9" w14:textId="77777777" w:rsidR="009B5B77" w:rsidRDefault="0083587F" w:rsidP="009D40AD">
            <w:pPr>
              <w:spacing w:before="40" w:after="40"/>
            </w:pPr>
            <w:r>
              <w:t>30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A" w14:textId="77777777" w:rsidR="009B5B77" w:rsidRDefault="0083587F" w:rsidP="009D40AD">
            <w:pPr>
              <w:spacing w:before="40" w:after="40"/>
            </w:pPr>
            <w:r>
              <w:t>Arable</w:t>
            </w:r>
          </w:p>
        </w:tc>
      </w:tr>
      <w:tr w:rsidR="009B5B77" w14:paraId="3E026D1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B" w14:textId="77777777" w:rsidR="009B5B77" w:rsidRDefault="0083587F" w:rsidP="009D40AD">
            <w:pPr>
              <w:spacing w:before="40" w:after="40"/>
            </w:pPr>
            <w:r>
              <w:rPr>
                <w:color w:val="000000"/>
              </w:rPr>
              <w:t>Sand or Gravel</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C" w14:textId="77777777" w:rsidR="009B5B77" w:rsidRDefault="0083587F" w:rsidP="009D40AD">
            <w:pPr>
              <w:spacing w:before="40" w:after="40"/>
            </w:pPr>
            <w:r>
              <w:t>10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D" w14:textId="5CFBE631" w:rsidR="009B5B77" w:rsidRDefault="0083587F" w:rsidP="009D40AD">
            <w:pPr>
              <w:spacing w:before="40" w:after="40"/>
            </w:pPr>
            <w:r>
              <w:t xml:space="preserve">Native </w:t>
            </w:r>
            <w:r w:rsidR="00DF0E23">
              <w:t>Vegetation</w:t>
            </w:r>
          </w:p>
        </w:tc>
      </w:tr>
      <w:tr w:rsidR="009B5B77" w14:paraId="7E1FC738"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1E" w14:textId="77777777" w:rsidR="009B5B77" w:rsidRDefault="0083587F" w:rsidP="009D40AD">
            <w:pPr>
              <w:spacing w:before="40" w:after="40"/>
            </w:pPr>
            <w:r>
              <w:rPr>
                <w:color w:val="000000"/>
              </w:rPr>
              <w:t>Herbaceous Freshwater Vegetation</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1F" w14:textId="77777777" w:rsidR="009B5B77" w:rsidRDefault="0083587F" w:rsidP="009D40AD">
            <w:pPr>
              <w:spacing w:before="40" w:after="40"/>
            </w:pPr>
            <w:r>
              <w:t>45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0" w14:textId="0800099A" w:rsidR="009B5B77" w:rsidRDefault="0083587F" w:rsidP="009D40AD">
            <w:pPr>
              <w:spacing w:before="40" w:after="40"/>
            </w:pPr>
            <w:r>
              <w:t xml:space="preserve">Native </w:t>
            </w:r>
            <w:r w:rsidR="00DF0E23">
              <w:t>Vegetation</w:t>
            </w:r>
          </w:p>
        </w:tc>
      </w:tr>
      <w:tr w:rsidR="009B5B77" w14:paraId="242AB49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1" w14:textId="77777777" w:rsidR="009B5B77" w:rsidRDefault="0083587F" w:rsidP="009D40AD">
            <w:pPr>
              <w:spacing w:before="40" w:after="40"/>
            </w:pPr>
            <w:r>
              <w:rPr>
                <w:color w:val="000000"/>
              </w:rPr>
              <w:t>River</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2" w14:textId="77777777" w:rsidR="009B5B77" w:rsidRDefault="0083587F" w:rsidP="009D40AD">
            <w:pPr>
              <w:spacing w:before="40" w:after="40"/>
            </w:pPr>
            <w:r>
              <w:t>21</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3" w14:textId="4F5D59DC" w:rsidR="009B5B77" w:rsidRDefault="0083587F" w:rsidP="009D40AD">
            <w:pPr>
              <w:spacing w:before="40" w:after="40"/>
            </w:pPr>
            <w:r>
              <w:t xml:space="preserve">Native </w:t>
            </w:r>
            <w:r w:rsidR="00DF0E23">
              <w:t>Vegetation</w:t>
            </w:r>
          </w:p>
        </w:tc>
      </w:tr>
      <w:tr w:rsidR="009B5B77" w14:paraId="155DF705"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4" w14:textId="77777777" w:rsidR="009B5B77" w:rsidRDefault="0083587F" w:rsidP="009D40AD">
            <w:pPr>
              <w:spacing w:before="40" w:after="40"/>
            </w:pPr>
            <w:r>
              <w:rPr>
                <w:color w:val="000000"/>
              </w:rPr>
              <w:t>Surface Mine or Dump</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5" w14:textId="77777777" w:rsidR="009B5B77" w:rsidRDefault="0083587F" w:rsidP="009D40AD">
            <w:pPr>
              <w:spacing w:before="40" w:after="40"/>
            </w:pPr>
            <w:r>
              <w:t>6</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6" w14:textId="77777777" w:rsidR="009B5B77" w:rsidRDefault="0083587F" w:rsidP="009D40AD">
            <w:pPr>
              <w:spacing w:before="40" w:after="40"/>
            </w:pPr>
            <w:r>
              <w:t>Urban</w:t>
            </w:r>
          </w:p>
        </w:tc>
      </w:tr>
      <w:tr w:rsidR="009B5B77" w14:paraId="50DA343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7" w14:textId="77777777" w:rsidR="009B5B77" w:rsidRDefault="0083587F" w:rsidP="009D40AD">
            <w:pPr>
              <w:spacing w:before="40" w:after="40"/>
            </w:pPr>
            <w:r>
              <w:rPr>
                <w:color w:val="000000"/>
              </w:rPr>
              <w:t>Urban Parkland/Open Space</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8" w14:textId="77777777" w:rsidR="009B5B77" w:rsidRDefault="0083587F" w:rsidP="009D40AD">
            <w:pPr>
              <w:spacing w:before="40" w:after="40"/>
            </w:pPr>
            <w:r>
              <w:t>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9" w14:textId="691FC0A8" w:rsidR="009B5B77" w:rsidRDefault="0083587F" w:rsidP="009D40AD">
            <w:pPr>
              <w:spacing w:before="40" w:after="40"/>
            </w:pPr>
            <w:r>
              <w:t xml:space="preserve">Native </w:t>
            </w:r>
            <w:r w:rsidR="00DF0E23">
              <w:t>Vegetation</w:t>
            </w:r>
          </w:p>
        </w:tc>
      </w:tr>
      <w:tr w:rsidR="009B5B77" w14:paraId="5E11DAB3"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A" w14:textId="77777777" w:rsidR="009B5B77" w:rsidRDefault="0083587F" w:rsidP="009D40AD">
            <w:pPr>
              <w:spacing w:before="40" w:after="40"/>
            </w:pPr>
            <w:r>
              <w:rPr>
                <w:color w:val="000000"/>
              </w:rPr>
              <w:t>Transport Infrastructure</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B" w14:textId="77777777" w:rsidR="009B5B77" w:rsidRDefault="0083587F" w:rsidP="009D40AD">
            <w:pPr>
              <w:spacing w:before="40" w:after="40"/>
            </w:pPr>
            <w:r>
              <w:t>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C" w14:textId="77777777" w:rsidR="009B5B77" w:rsidRDefault="0083587F" w:rsidP="009D40AD">
            <w:pPr>
              <w:spacing w:before="40" w:after="40"/>
            </w:pPr>
            <w:r>
              <w:t>Urban</w:t>
            </w:r>
          </w:p>
        </w:tc>
      </w:tr>
      <w:tr w:rsidR="009B5B77" w14:paraId="6DFFF21F"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2D" w14:textId="77777777" w:rsidR="009B5B77" w:rsidRDefault="0083587F" w:rsidP="009D40AD">
            <w:pPr>
              <w:spacing w:before="40" w:after="40"/>
            </w:pPr>
            <w:proofErr w:type="spellStart"/>
            <w:r>
              <w:rPr>
                <w:color w:val="000000"/>
              </w:rPr>
              <w:t>Flaxland</w:t>
            </w:r>
            <w:proofErr w:type="spellEnd"/>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E" w14:textId="77777777" w:rsidR="009B5B77" w:rsidRDefault="0083587F" w:rsidP="009D40AD">
            <w:pPr>
              <w:spacing w:before="40" w:after="40"/>
            </w:pPr>
            <w:r>
              <w:t>47</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2F" w14:textId="5BE898A2" w:rsidR="009B5B77" w:rsidRDefault="0083587F" w:rsidP="009D40AD">
            <w:pPr>
              <w:spacing w:before="40" w:after="40"/>
            </w:pPr>
            <w:r>
              <w:t xml:space="preserve">Native </w:t>
            </w:r>
            <w:r w:rsidR="00DF0E23">
              <w:t>Vegetation</w:t>
            </w:r>
          </w:p>
        </w:tc>
      </w:tr>
      <w:tr w:rsidR="009B5B77" w14:paraId="0EF87B16"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0" w14:textId="77777777" w:rsidR="009B5B77" w:rsidRDefault="0083587F" w:rsidP="009D40AD">
            <w:pPr>
              <w:spacing w:before="40" w:after="40"/>
            </w:pPr>
            <w:r>
              <w:rPr>
                <w:color w:val="000000"/>
              </w:rPr>
              <w:t>Estuarine Open Water</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1" w14:textId="77777777" w:rsidR="009B5B77" w:rsidRDefault="0083587F" w:rsidP="009D40AD">
            <w:pPr>
              <w:spacing w:before="40" w:after="40"/>
            </w:pPr>
            <w:r>
              <w:t>22</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2" w14:textId="469FAB6E" w:rsidR="009B5B77" w:rsidRDefault="0083587F" w:rsidP="009D40AD">
            <w:pPr>
              <w:spacing w:before="40" w:after="40"/>
            </w:pPr>
            <w:r>
              <w:t xml:space="preserve">Native </w:t>
            </w:r>
            <w:r w:rsidR="00DF0E23">
              <w:t>Vegetation</w:t>
            </w:r>
          </w:p>
        </w:tc>
      </w:tr>
      <w:tr w:rsidR="009B5B77" w14:paraId="6D96BD27"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3" w14:textId="77777777" w:rsidR="009B5B77" w:rsidRDefault="0083587F" w:rsidP="009D40AD">
            <w:pPr>
              <w:spacing w:before="40" w:after="40"/>
            </w:pPr>
            <w:proofErr w:type="spellStart"/>
            <w:r>
              <w:rPr>
                <w:color w:val="000000"/>
              </w:rPr>
              <w:t>Fernland</w:t>
            </w:r>
            <w:proofErr w:type="spellEnd"/>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4" w14:textId="77777777" w:rsidR="009B5B77" w:rsidRDefault="0083587F" w:rsidP="009D40AD">
            <w:pPr>
              <w:spacing w:before="40" w:after="40"/>
            </w:pPr>
            <w:r>
              <w:t>50</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5" w14:textId="384FF6AE" w:rsidR="009B5B77" w:rsidRDefault="0083587F" w:rsidP="009D40AD">
            <w:pPr>
              <w:spacing w:before="40" w:after="40"/>
            </w:pPr>
            <w:r>
              <w:t xml:space="preserve">Native </w:t>
            </w:r>
            <w:r w:rsidR="00DF0E23">
              <w:t>Vegetation</w:t>
            </w:r>
          </w:p>
        </w:tc>
      </w:tr>
      <w:tr w:rsidR="009B5B77" w14:paraId="4AE369EB"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6" w14:textId="77777777" w:rsidR="009B5B77" w:rsidRDefault="0083587F" w:rsidP="009D40AD">
            <w:pPr>
              <w:spacing w:before="40" w:after="40"/>
            </w:pPr>
            <w:r>
              <w:rPr>
                <w:color w:val="000000"/>
              </w:rPr>
              <w:t>Sub Alpine Shrubland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7" w14:textId="77777777" w:rsidR="009B5B77" w:rsidRDefault="0083587F" w:rsidP="009D40AD">
            <w:pPr>
              <w:spacing w:before="40" w:after="40"/>
            </w:pPr>
            <w:r>
              <w:t>55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8" w14:textId="0939FE3A" w:rsidR="009B5B77" w:rsidRDefault="0083587F" w:rsidP="009D40AD">
            <w:pPr>
              <w:spacing w:before="40" w:after="40"/>
            </w:pPr>
            <w:r>
              <w:t xml:space="preserve">Native </w:t>
            </w:r>
            <w:r w:rsidR="00DF0E23">
              <w:t>Vegetation</w:t>
            </w:r>
          </w:p>
        </w:tc>
      </w:tr>
      <w:tr w:rsidR="009B5B77" w14:paraId="116333D1"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9" w14:textId="77777777" w:rsidR="009B5B77" w:rsidRDefault="0083587F" w:rsidP="009D40AD">
            <w:pPr>
              <w:spacing w:before="40" w:after="40"/>
            </w:pPr>
            <w:r>
              <w:rPr>
                <w:color w:val="000000"/>
              </w:rPr>
              <w:t>Tall Tussock Grassland</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A" w14:textId="77777777" w:rsidR="009B5B77" w:rsidRDefault="0083587F" w:rsidP="009D40AD">
            <w:pPr>
              <w:spacing w:before="40" w:after="40"/>
            </w:pPr>
            <w:r>
              <w:t>43</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B" w14:textId="2E0D22B5" w:rsidR="009B5B77" w:rsidRDefault="0083587F" w:rsidP="009D40AD">
            <w:pPr>
              <w:spacing w:before="40" w:after="40"/>
            </w:pPr>
            <w:r>
              <w:t xml:space="preserve">Native </w:t>
            </w:r>
            <w:r w:rsidR="00DF0E23">
              <w:t>Vegetation</w:t>
            </w:r>
          </w:p>
        </w:tc>
      </w:tr>
      <w:tr w:rsidR="009B5B77" w14:paraId="25C78B6E"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C" w14:textId="77777777" w:rsidR="009B5B77" w:rsidRDefault="0083587F" w:rsidP="009D40AD">
            <w:pPr>
              <w:spacing w:before="40" w:after="40"/>
            </w:pPr>
            <w:r>
              <w:rPr>
                <w:color w:val="000000"/>
              </w:rPr>
              <w:t>Herbaceous Saline Vegetation</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D" w14:textId="77777777" w:rsidR="009B5B77" w:rsidRDefault="0083587F" w:rsidP="009D40AD">
            <w:pPr>
              <w:spacing w:before="40" w:after="40"/>
            </w:pPr>
            <w:r>
              <w:t>45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3E" w14:textId="1E9310B5" w:rsidR="009B5B77" w:rsidRDefault="0083587F" w:rsidP="009D40AD">
            <w:pPr>
              <w:spacing w:before="40" w:after="40"/>
            </w:pPr>
            <w:r>
              <w:t xml:space="preserve">Native </w:t>
            </w:r>
            <w:r w:rsidR="00DF0E23">
              <w:t>Vegetation</w:t>
            </w:r>
          </w:p>
        </w:tc>
      </w:tr>
      <w:tr w:rsidR="009B5B77" w14:paraId="733CBEC5"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3F" w14:textId="77777777" w:rsidR="009B5B77" w:rsidRDefault="0083587F" w:rsidP="009D40AD">
            <w:pPr>
              <w:spacing w:before="40" w:after="40"/>
            </w:pPr>
            <w:r>
              <w:rPr>
                <w:color w:val="000000"/>
              </w:rPr>
              <w:t>Matagouri or Grey Scrub</w:t>
            </w:r>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0" w14:textId="77777777" w:rsidR="009B5B77" w:rsidRDefault="0083587F" w:rsidP="009D40AD">
            <w:pPr>
              <w:spacing w:before="40" w:after="40"/>
            </w:pPr>
            <w:r>
              <w:t>58</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1" w14:textId="65E1E335" w:rsidR="009B5B77" w:rsidRDefault="0083587F" w:rsidP="009D40AD">
            <w:pPr>
              <w:spacing w:before="40" w:after="40"/>
            </w:pPr>
            <w:r>
              <w:t xml:space="preserve">Native </w:t>
            </w:r>
            <w:r w:rsidR="00DF0E23">
              <w:t>Vegetation</w:t>
            </w:r>
          </w:p>
        </w:tc>
      </w:tr>
      <w:tr w:rsidR="009B5B77" w14:paraId="7C6F742A" w14:textId="77777777">
        <w:tc>
          <w:tcPr>
            <w:tcW w:w="3271"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tcPr>
          <w:p w14:paraId="00000242" w14:textId="77777777" w:rsidR="009B5B77" w:rsidRDefault="0083587F" w:rsidP="009D40AD">
            <w:pPr>
              <w:spacing w:before="40" w:after="40"/>
            </w:pPr>
            <w:r>
              <w:rPr>
                <w:color w:val="000000"/>
              </w:rPr>
              <w:t>Alpine Grass/</w:t>
            </w:r>
            <w:proofErr w:type="spellStart"/>
            <w:r>
              <w:rPr>
                <w:color w:val="000000"/>
              </w:rPr>
              <w:t>Herbfield</w:t>
            </w:r>
            <w:proofErr w:type="spellEnd"/>
          </w:p>
        </w:tc>
        <w:tc>
          <w:tcPr>
            <w:tcW w:w="266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3" w14:textId="77777777" w:rsidR="009B5B77" w:rsidRDefault="0083587F" w:rsidP="009D40AD">
            <w:pPr>
              <w:spacing w:before="40" w:after="40"/>
            </w:pPr>
            <w:r>
              <w:t>15</w:t>
            </w:r>
          </w:p>
        </w:tc>
        <w:tc>
          <w:tcPr>
            <w:tcW w:w="306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00000244" w14:textId="2AF3FEE3" w:rsidR="009B5B77" w:rsidRDefault="0083587F" w:rsidP="009D40AD">
            <w:pPr>
              <w:spacing w:before="40" w:after="40"/>
            </w:pPr>
            <w:r>
              <w:t xml:space="preserve">Native </w:t>
            </w:r>
            <w:r w:rsidR="00DF0E23">
              <w:t>Vegetation</w:t>
            </w:r>
          </w:p>
        </w:tc>
      </w:tr>
    </w:tbl>
    <w:p w14:paraId="00000246" w14:textId="56366A5C" w:rsidR="009B5B77" w:rsidRPr="00B25569" w:rsidRDefault="0083587F" w:rsidP="00B25569">
      <w:pPr>
        <w:shd w:val="clear" w:color="auto" w:fill="FFFFFF"/>
        <w:spacing w:after="0" w:line="240" w:lineRule="auto"/>
        <w:rPr>
          <w:rFonts w:ascii="Times New Roman" w:eastAsia="Times New Roman" w:hAnsi="Times New Roman" w:cs="Times New Roman"/>
          <w:color w:val="242424"/>
          <w:sz w:val="24"/>
          <w:szCs w:val="24"/>
        </w:rPr>
      </w:pPr>
      <w:r>
        <w:rPr>
          <w:rFonts w:ascii="Aptos" w:eastAsia="Aptos" w:hAnsi="Aptos" w:cs="Aptos"/>
          <w:color w:val="242424"/>
          <w:sz w:val="22"/>
          <w:szCs w:val="22"/>
        </w:rPr>
        <w:t> </w:t>
      </w:r>
    </w:p>
    <w:sectPr w:rsidR="009B5B77" w:rsidRPr="00B25569">
      <w:pgSz w:w="11906" w:h="16838"/>
      <w:pgMar w:top="1418" w:right="1418" w:bottom="1418" w:left="1418" w:header="709" w:footer="3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Laura Keenan" w:date="2024-08-14T11:42:00Z" w:initials="LK">
    <w:p w14:paraId="4647753F" w14:textId="77777777" w:rsidR="00612827" w:rsidRDefault="00AC54ED" w:rsidP="00612827">
      <w:pPr>
        <w:pStyle w:val="CommentText"/>
      </w:pPr>
      <w:r>
        <w:rPr>
          <w:rStyle w:val="CommentReference"/>
        </w:rPr>
        <w:annotationRef/>
      </w:r>
      <w:r w:rsidR="00612827">
        <w:rPr>
          <w:color w:val="3F3F3F"/>
          <w:lang w:val="en-NZ"/>
        </w:rPr>
        <w:t>Waiting on Mike’s logo, to be added below. Also need to check requirements re: A2E - logo?</w:t>
      </w:r>
    </w:p>
  </w:comment>
  <w:comment w:id="4" w:author="Laura Keenan" w:date="2024-08-14T11:42:00Z" w:initials="LK">
    <w:p w14:paraId="38FB4EDF" w14:textId="291C45A5" w:rsidR="00AC54ED" w:rsidRDefault="00AC54ED" w:rsidP="00AC54ED">
      <w:pPr>
        <w:pStyle w:val="CommentText"/>
      </w:pPr>
      <w:r>
        <w:rPr>
          <w:rStyle w:val="CommentReference"/>
        </w:rPr>
        <w:annotationRef/>
      </w:r>
      <w:r>
        <w:rPr>
          <w:lang w:val="en-NZ"/>
        </w:rPr>
        <w:t>To be updated</w:t>
      </w:r>
    </w:p>
  </w:comment>
  <w:comment w:id="10" w:author="Ton Snelder" w:date="2024-08-21T09:44:00Z" w:initials="TS">
    <w:p w14:paraId="00F105CF" w14:textId="77777777" w:rsidR="00D437C3" w:rsidRDefault="00D437C3" w:rsidP="00D437C3">
      <w:pPr>
        <w:pStyle w:val="CommentText"/>
      </w:pPr>
      <w:r>
        <w:rPr>
          <w:rStyle w:val="CommentReference"/>
        </w:rPr>
        <w:annotationRef/>
      </w:r>
      <w:r>
        <w:t xml:space="preserve">Given this is a bit up in the air and hopefully our tool has ongoing value - I think we should also say lake management in more general terms. </w:t>
      </w:r>
    </w:p>
  </w:comment>
  <w:comment w:id="12" w:author="Ton Snelder" w:date="2024-08-21T09:53:00Z" w:initials="TS">
    <w:p w14:paraId="6E5D1650" w14:textId="77777777" w:rsidR="006110B4" w:rsidRDefault="006110B4" w:rsidP="006110B4">
      <w:pPr>
        <w:pStyle w:val="CommentText"/>
      </w:pPr>
      <w:r>
        <w:rPr>
          <w:rStyle w:val="CommentReference"/>
        </w:rPr>
        <w:annotationRef/>
      </w:r>
      <w:r>
        <w:t xml:space="preserve">I think we stick with phytoplankton as the high level word because that is the name of the NPS attribute but in fact the measurement is concentration of chlorophyll a </w:t>
      </w:r>
    </w:p>
  </w:comment>
  <w:comment w:id="13" w:author="Ton Snelder" w:date="2024-08-01T08:58:00Z" w:initials="TS">
    <w:p w14:paraId="72E63628" w14:textId="637EC890" w:rsidR="00024062" w:rsidRDefault="00024062" w:rsidP="00024062">
      <w:pPr>
        <w:pStyle w:val="CommentText"/>
      </w:pPr>
      <w:r>
        <w:rPr>
          <w:rStyle w:val="CommentReference"/>
        </w:rPr>
        <w:annotationRef/>
      </w:r>
      <w:r>
        <w:t xml:space="preserve">I suspect we will need to also select either TN or TP. But we will need to figure out how this works. I think (to confirm) the  phytoplankton and Secchi depth models require both TN and TP to predict. </w:t>
      </w:r>
    </w:p>
  </w:comment>
  <w:comment w:id="14" w:author="Deniz Ozkundakci" w:date="2024-08-08T16:40:00Z" w:initials="DO">
    <w:p w14:paraId="04B89C10" w14:textId="77777777" w:rsidR="00024062" w:rsidRDefault="00024062" w:rsidP="00024062">
      <w:pPr>
        <w:pStyle w:val="CommentText"/>
      </w:pPr>
      <w:r>
        <w:rPr>
          <w:rStyle w:val="CommentReference"/>
        </w:rPr>
        <w:annotationRef/>
      </w:r>
      <w:r>
        <w:t>Yes, Chla requires TN and TP, and Secchi required Chla</w:t>
      </w:r>
    </w:p>
  </w:comment>
  <w:comment w:id="21" w:author="Laura Keenan" w:date="2024-08-14T12:21:00Z" w:initials="LK">
    <w:p w14:paraId="0133880D" w14:textId="77777777" w:rsidR="004F557A" w:rsidRDefault="004F557A" w:rsidP="004F557A">
      <w:pPr>
        <w:pStyle w:val="CommentText"/>
      </w:pPr>
      <w:r>
        <w:rPr>
          <w:rStyle w:val="CommentReference"/>
        </w:rPr>
        <w:annotationRef/>
      </w:r>
      <w:r>
        <w:rPr>
          <w:lang w:val="en-NZ"/>
        </w:rPr>
        <w:t>I’m not convinced this subsection is required - it’s covered above. It was more important for the rivers one, to define measured vs modelled indicators.</w:t>
      </w:r>
    </w:p>
  </w:comment>
  <w:comment w:id="22" w:author="Ton Snelder" w:date="2024-08-21T09:47:00Z" w:initials="TS">
    <w:p w14:paraId="227F0BCD" w14:textId="77777777" w:rsidR="008D5993" w:rsidRDefault="008D5993" w:rsidP="008D5993">
      <w:pPr>
        <w:pStyle w:val="CommentText"/>
      </w:pPr>
      <w:r>
        <w:rPr>
          <w:rStyle w:val="CommentReference"/>
        </w:rPr>
        <w:annotationRef/>
      </w:r>
      <w:r>
        <w:t>Agree - that was why we had this in the river app guide so I have unilaterally deleted. ☺️</w:t>
      </w:r>
    </w:p>
  </w:comment>
  <w:comment w:id="41" w:author="Laura Keenan" w:date="2024-08-14T12:21:00Z" w:initials="LK">
    <w:p w14:paraId="560F5E5E" w14:textId="782EC665" w:rsidR="004F557A" w:rsidRDefault="004F557A" w:rsidP="004F557A">
      <w:pPr>
        <w:pStyle w:val="CommentText"/>
      </w:pPr>
      <w:r>
        <w:rPr>
          <w:rStyle w:val="CommentReference"/>
        </w:rPr>
        <w:annotationRef/>
      </w:r>
      <w:r>
        <w:rPr>
          <w:lang w:val="en-NZ"/>
        </w:rPr>
        <w:t>Table to be updated</w:t>
      </w:r>
    </w:p>
  </w:comment>
  <w:comment w:id="44" w:author="Ton Snelder" w:date="2024-08-21T09:48:00Z" w:initials="TS">
    <w:p w14:paraId="553FD99A" w14:textId="77777777" w:rsidR="00441430" w:rsidRDefault="00441430" w:rsidP="00441430">
      <w:pPr>
        <w:pStyle w:val="CommentText"/>
      </w:pPr>
      <w:r>
        <w:rPr>
          <w:rStyle w:val="CommentReference"/>
        </w:rPr>
        <w:annotationRef/>
      </w:r>
      <w:r>
        <w:t xml:space="preserve">So, actually we are now selecting a lake rather than a monitoring site per se. </w:t>
      </w:r>
    </w:p>
    <w:p w14:paraId="0D8BD6B8" w14:textId="77777777" w:rsidR="00441430" w:rsidRDefault="00441430" w:rsidP="00441430">
      <w:pPr>
        <w:pStyle w:val="CommentText"/>
      </w:pPr>
    </w:p>
    <w:p w14:paraId="1B8AD68C" w14:textId="77777777" w:rsidR="00441430" w:rsidRDefault="00441430" w:rsidP="00441430">
      <w:pPr>
        <w:pStyle w:val="CommentText"/>
      </w:pPr>
      <w:r>
        <w:t xml:space="preserve">I am assuming that change from “site” to “lake” will work - we may need to word around this at some point. </w:t>
      </w:r>
    </w:p>
  </w:comment>
  <w:comment w:id="60" w:author="Ton Snelder" w:date="2024-08-21T10:33:00Z" w:initials="TS">
    <w:p w14:paraId="08479723" w14:textId="77777777" w:rsidR="00C10669" w:rsidRDefault="00C10669" w:rsidP="00C10669">
      <w:pPr>
        <w:pStyle w:val="CommentText"/>
      </w:pPr>
      <w:r>
        <w:rPr>
          <w:rStyle w:val="CommentReference"/>
        </w:rPr>
        <w:annotationRef/>
      </w:r>
      <w:r>
        <w:t>This is a bit of a drama to do but I have got a plan!</w:t>
      </w:r>
    </w:p>
  </w:comment>
  <w:comment w:id="81" w:author="Laura Keenan" w:date="2024-08-16T13:12:00Z" w:initials="LK">
    <w:p w14:paraId="5FE8B813" w14:textId="071D9358" w:rsidR="00F97BA3" w:rsidRDefault="00F97BA3" w:rsidP="00F97BA3">
      <w:pPr>
        <w:pStyle w:val="CommentText"/>
      </w:pPr>
      <w:r>
        <w:rPr>
          <w:rStyle w:val="CommentReference"/>
        </w:rPr>
        <w:annotationRef/>
      </w:r>
      <w:r>
        <w:rPr>
          <w:lang w:val="en-NZ"/>
        </w:rPr>
        <w:t>Directly from Rivers user guide - will obviously need editing</w:t>
      </w:r>
    </w:p>
  </w:comment>
  <w:comment w:id="110" w:author="Ton Snelder" w:date="2024-08-21T10:39:00Z" w:initials="TS">
    <w:p w14:paraId="7FA2641D" w14:textId="77777777" w:rsidR="00762B45" w:rsidRDefault="00762B45" w:rsidP="00762B45">
      <w:pPr>
        <w:pStyle w:val="CommentText"/>
      </w:pPr>
      <w:r>
        <w:rPr>
          <w:rStyle w:val="CommentReference"/>
        </w:rPr>
        <w:annotationRef/>
      </w:r>
      <w:r>
        <w:rPr>
          <w:highlight w:val="green"/>
        </w:rPr>
        <w:t>I am not sure about this point!! Does LAWA have lake attribute states and does the phytoplankton state include the annual max value??</w:t>
      </w:r>
    </w:p>
  </w:comment>
  <w:comment w:id="125" w:author="Ton Snelder" w:date="2024-08-21T10:57:00Z" w:initials="TS">
    <w:p w14:paraId="6E3796B7" w14:textId="77777777" w:rsidR="00D35623" w:rsidRDefault="00D35623" w:rsidP="00D35623">
      <w:pPr>
        <w:pStyle w:val="CommentText"/>
        <w:ind w:left="40"/>
      </w:pPr>
      <w:r>
        <w:rPr>
          <w:rStyle w:val="CommentReference"/>
        </w:rPr>
        <w:annotationRef/>
      </w:r>
      <w:r>
        <w:t>Snelder T, Smith H, Plew D, Fraser C (2023) Nitrogen, phosphorus, sediment and Escherichia coli in New Zealand’s aquatic receiving environments: Comparison of current state to national bottom lines. LWP Client Report 2023–06. LWP Ltd, Christchurch, New Zealand.</w:t>
      </w:r>
    </w:p>
  </w:comment>
  <w:comment w:id="130" w:author="Laura Keenan" w:date="2024-08-16T13:13:00Z" w:initials="LK">
    <w:p w14:paraId="6148160F" w14:textId="3E995A4A" w:rsidR="00130094" w:rsidRDefault="00130094" w:rsidP="00130094">
      <w:pPr>
        <w:pStyle w:val="CommentText"/>
      </w:pPr>
      <w:r>
        <w:rPr>
          <w:rStyle w:val="CommentReference"/>
        </w:rPr>
        <w:annotationRef/>
      </w:r>
      <w:r>
        <w:rPr>
          <w:lang w:val="en-NZ"/>
        </w:rPr>
        <w:t>I don’t think this will be included(?) but have left the heading for now</w:t>
      </w:r>
    </w:p>
  </w:comment>
  <w:comment w:id="131" w:author="Ton Snelder" w:date="2024-08-21T11:00:00Z" w:initials="TS">
    <w:p w14:paraId="54451847" w14:textId="77777777" w:rsidR="00B87CD2" w:rsidRDefault="00B87CD2" w:rsidP="00B87CD2">
      <w:pPr>
        <w:pStyle w:val="CommentText"/>
      </w:pPr>
      <w:r>
        <w:rPr>
          <w:rStyle w:val="CommentReference"/>
        </w:rPr>
        <w:annotationRef/>
      </w:r>
      <w:r>
        <w:t xml:space="preserve">I think we can do it now - having given it a bit of thought! ☺️I am working on it. </w:t>
      </w:r>
    </w:p>
  </w:comment>
  <w:comment w:id="162" w:author="Laura Keenan" w:date="2024-08-13T13:51:00Z" w:initials="LK">
    <w:p w14:paraId="56CA62DE" w14:textId="36439408" w:rsidR="0052776D" w:rsidRDefault="0052776D" w:rsidP="0052776D">
      <w:pPr>
        <w:pStyle w:val="CommentText"/>
      </w:pPr>
      <w:r>
        <w:rPr>
          <w:rStyle w:val="CommentReference"/>
        </w:rPr>
        <w:annotationRef/>
      </w:r>
      <w:r>
        <w:rPr>
          <w:lang w:val="en-NZ"/>
        </w:rPr>
        <w:t>Olivier to check the Source / comment relating to cropland</w:t>
      </w:r>
    </w:p>
  </w:comment>
  <w:comment w:id="188" w:author="Ton Snelder" w:date="2024-08-01T09:36:00Z" w:initials="TS">
    <w:p w14:paraId="750AAF62" w14:textId="77777777" w:rsidR="00560425" w:rsidRDefault="00560425" w:rsidP="00560425">
      <w:pPr>
        <w:pStyle w:val="CommentText"/>
      </w:pPr>
      <w:r>
        <w:rPr>
          <w:rStyle w:val="CommentReference"/>
        </w:rPr>
        <w:annotationRef/>
      </w:r>
      <w:r>
        <w:t xml:space="preserve">There may be more up to date data for this. I will investigate. </w:t>
      </w:r>
    </w:p>
  </w:comment>
  <w:comment w:id="461" w:author="Laura Keenan" w:date="2024-08-14T11:27:00Z" w:initials="LK">
    <w:p w14:paraId="377C5B9F" w14:textId="77777777" w:rsidR="00C458E0" w:rsidRDefault="00C458E0" w:rsidP="00C458E0">
      <w:pPr>
        <w:pStyle w:val="CommentText"/>
      </w:pPr>
      <w:r>
        <w:rPr>
          <w:rStyle w:val="CommentReference"/>
        </w:rPr>
        <w:annotationRef/>
      </w:r>
      <w:r>
        <w:rPr>
          <w:lang w:val="en-NZ"/>
        </w:rPr>
        <w:t>To be updated with the new website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647753F" w15:done="0"/>
  <w15:commentEx w15:paraId="38FB4EDF" w15:done="0"/>
  <w15:commentEx w15:paraId="00F105CF" w15:done="0"/>
  <w15:commentEx w15:paraId="6E5D1650" w15:done="0"/>
  <w15:commentEx w15:paraId="72E63628" w15:done="0"/>
  <w15:commentEx w15:paraId="04B89C10" w15:paraIdParent="72E63628" w15:done="0"/>
  <w15:commentEx w15:paraId="0133880D" w15:done="0"/>
  <w15:commentEx w15:paraId="227F0BCD" w15:paraIdParent="0133880D" w15:done="0"/>
  <w15:commentEx w15:paraId="560F5E5E" w15:done="0"/>
  <w15:commentEx w15:paraId="1B8AD68C" w15:done="0"/>
  <w15:commentEx w15:paraId="08479723" w15:done="0"/>
  <w15:commentEx w15:paraId="5FE8B813" w15:done="0"/>
  <w15:commentEx w15:paraId="7FA2641D" w15:done="0"/>
  <w15:commentEx w15:paraId="6E3796B7" w15:done="0"/>
  <w15:commentEx w15:paraId="6148160F" w15:done="0"/>
  <w15:commentEx w15:paraId="54451847" w15:paraIdParent="6148160F" w15:done="0"/>
  <w15:commentEx w15:paraId="56CA62DE" w15:done="0"/>
  <w15:commentEx w15:paraId="750AAF62" w15:done="0"/>
  <w15:commentEx w15:paraId="377C5B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0E0A2E" w16cex:dateUtc="2024-08-13T23:42:00Z"/>
  <w16cex:commentExtensible w16cex:durableId="03D86E7B" w16cex:dateUtc="2024-08-13T23:42:00Z"/>
  <w16cex:commentExtensible w16cex:durableId="363A22C6" w16cex:dateUtc="2024-08-20T21:44:00Z"/>
  <w16cex:commentExtensible w16cex:durableId="6A196B5A" w16cex:dateUtc="2024-08-20T21:53:00Z"/>
  <w16cex:commentExtensible w16cex:durableId="5CBE4133" w16cex:dateUtc="2024-07-31T20:58:00Z"/>
  <w16cex:commentExtensible w16cex:durableId="09BBC1C5" w16cex:dateUtc="2024-08-08T04:40:00Z"/>
  <w16cex:commentExtensible w16cex:durableId="37B8AD9E" w16cex:dateUtc="2024-08-14T00:21:00Z"/>
  <w16cex:commentExtensible w16cex:durableId="1C837080" w16cex:dateUtc="2024-08-20T21:47:00Z"/>
  <w16cex:commentExtensible w16cex:durableId="4C045118" w16cex:dateUtc="2024-08-14T00:21:00Z"/>
  <w16cex:commentExtensible w16cex:durableId="2E69CC3E" w16cex:dateUtc="2024-08-20T21:48:00Z"/>
  <w16cex:commentExtensible w16cex:durableId="63BF1D6E" w16cex:dateUtc="2024-08-20T22:33:00Z"/>
  <w16cex:commentExtensible w16cex:durableId="7477C07B" w16cex:dateUtc="2024-08-16T01:12:00Z"/>
  <w16cex:commentExtensible w16cex:durableId="2864C5D4" w16cex:dateUtc="2024-08-20T22:39:00Z"/>
  <w16cex:commentExtensible w16cex:durableId="38CF5BD9" w16cex:dateUtc="2024-08-20T22:57:00Z"/>
  <w16cex:commentExtensible w16cex:durableId="5324A9B9" w16cex:dateUtc="2024-08-16T01:13:00Z"/>
  <w16cex:commentExtensible w16cex:durableId="3188AC6A" w16cex:dateUtc="2024-08-20T23:00:00Z"/>
  <w16cex:commentExtensible w16cex:durableId="2058EA19" w16cex:dateUtc="2024-08-13T01:51:00Z"/>
  <w16cex:commentExtensible w16cex:durableId="71E61CEC" w16cex:dateUtc="2024-07-31T21:36:00Z"/>
  <w16cex:commentExtensible w16cex:durableId="25A3C057" w16cex:dateUtc="2024-08-13T2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647753F" w16cid:durableId="510E0A2E"/>
  <w16cid:commentId w16cid:paraId="38FB4EDF" w16cid:durableId="03D86E7B"/>
  <w16cid:commentId w16cid:paraId="00F105CF" w16cid:durableId="363A22C6"/>
  <w16cid:commentId w16cid:paraId="6E5D1650" w16cid:durableId="6A196B5A"/>
  <w16cid:commentId w16cid:paraId="72E63628" w16cid:durableId="5CBE4133"/>
  <w16cid:commentId w16cid:paraId="04B89C10" w16cid:durableId="09BBC1C5"/>
  <w16cid:commentId w16cid:paraId="0133880D" w16cid:durableId="37B8AD9E"/>
  <w16cid:commentId w16cid:paraId="227F0BCD" w16cid:durableId="1C837080"/>
  <w16cid:commentId w16cid:paraId="560F5E5E" w16cid:durableId="4C045118"/>
  <w16cid:commentId w16cid:paraId="1B8AD68C" w16cid:durableId="2E69CC3E"/>
  <w16cid:commentId w16cid:paraId="08479723" w16cid:durableId="63BF1D6E"/>
  <w16cid:commentId w16cid:paraId="5FE8B813" w16cid:durableId="7477C07B"/>
  <w16cid:commentId w16cid:paraId="7FA2641D" w16cid:durableId="2864C5D4"/>
  <w16cid:commentId w16cid:paraId="6E3796B7" w16cid:durableId="38CF5BD9"/>
  <w16cid:commentId w16cid:paraId="6148160F" w16cid:durableId="5324A9B9"/>
  <w16cid:commentId w16cid:paraId="54451847" w16cid:durableId="3188AC6A"/>
  <w16cid:commentId w16cid:paraId="56CA62DE" w16cid:durableId="2058EA19"/>
  <w16cid:commentId w16cid:paraId="750AAF62" w16cid:durableId="71E61CEC"/>
  <w16cid:commentId w16cid:paraId="377C5B9F" w16cid:durableId="25A3C0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5D6D37" w14:textId="77777777" w:rsidR="00466A30" w:rsidRDefault="00466A30">
      <w:pPr>
        <w:spacing w:after="0" w:line="240" w:lineRule="auto"/>
      </w:pPr>
      <w:r>
        <w:separator/>
      </w:r>
    </w:p>
  </w:endnote>
  <w:endnote w:type="continuationSeparator" w:id="0">
    <w:p w14:paraId="63DECE52" w14:textId="77777777" w:rsidR="00466A30" w:rsidRDefault="00466A30">
      <w:pPr>
        <w:spacing w:after="0" w:line="240" w:lineRule="auto"/>
      </w:pPr>
      <w:r>
        <w:continuationSeparator/>
      </w:r>
    </w:p>
  </w:endnote>
  <w:endnote w:type="continuationNotice" w:id="1">
    <w:p w14:paraId="4D720E20" w14:textId="77777777" w:rsidR="00466A30" w:rsidRDefault="00466A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Light">
    <w:charset w:val="00"/>
    <w:family w:val="auto"/>
    <w:pitch w:val="variable"/>
    <w:sig w:usb0="E0000AFF" w:usb1="5000217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Quattrocento Sans">
    <w:charset w:val="00"/>
    <w:family w:val="swiss"/>
    <w:pitch w:val="variable"/>
    <w:sig w:usb0="800000BF" w:usb1="4000005B"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F" w14:textId="77777777" w:rsidR="009B5B77" w:rsidRDefault="0083587F">
    <w:pPr>
      <w:pBdr>
        <w:top w:val="nil"/>
        <w:left w:val="nil"/>
        <w:bottom w:val="nil"/>
        <w:right w:val="nil"/>
        <w:between w:val="nil"/>
      </w:pBdr>
      <w:tabs>
        <w:tab w:val="center" w:pos="4513"/>
        <w:tab w:val="right" w:pos="9026"/>
        <w:tab w:val="left" w:pos="5370"/>
      </w:tabs>
      <w:spacing w:line="240" w:lineRule="auto"/>
      <w:rPr>
        <w:color w:val="3F3F3F"/>
      </w:rPr>
    </w:pPr>
    <w:r>
      <w:rPr>
        <w:color w:val="3F3F3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50" w14:textId="77777777" w:rsidR="009B5B77" w:rsidRDefault="009B5B77">
    <w:pPr>
      <w:pBdr>
        <w:top w:val="nil"/>
        <w:left w:val="nil"/>
        <w:bottom w:val="nil"/>
        <w:right w:val="nil"/>
        <w:between w:val="nil"/>
      </w:pBdr>
      <w:tabs>
        <w:tab w:val="center" w:pos="4513"/>
        <w:tab w:val="right" w:pos="9026"/>
      </w:tabs>
      <w:spacing w:line="240" w:lineRule="auto"/>
      <w:rPr>
        <w:color w:val="3F3F3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52" w14:textId="77777777" w:rsidR="009B5B77" w:rsidRDefault="009B5B77">
    <w:pPr>
      <w:widowControl w:val="0"/>
      <w:pBdr>
        <w:top w:val="nil"/>
        <w:left w:val="nil"/>
        <w:bottom w:val="nil"/>
        <w:right w:val="nil"/>
        <w:between w:val="nil"/>
      </w:pBdr>
      <w:spacing w:after="0"/>
      <w:rPr>
        <w:color w:val="3F3F3F"/>
      </w:rPr>
    </w:pPr>
  </w:p>
  <w:tbl>
    <w:tblPr>
      <w:tblW w:w="8959" w:type="dxa"/>
      <w:jc w:val="center"/>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241"/>
      <w:gridCol w:w="4718"/>
    </w:tblGrid>
    <w:tr w:rsidR="009B5B77" w14:paraId="57E160E1" w14:textId="77777777">
      <w:trPr>
        <w:trHeight w:val="413"/>
        <w:jc w:val="center"/>
      </w:trPr>
      <w:tc>
        <w:tcPr>
          <w:tcW w:w="4241" w:type="dxa"/>
          <w:vAlign w:val="center"/>
        </w:tcPr>
        <w:p w14:paraId="00000253" w14:textId="002A3C2B" w:rsidR="009B5B77" w:rsidRDefault="00AF2EB1">
          <w:pPr>
            <w:tabs>
              <w:tab w:val="left" w:pos="5812"/>
            </w:tabs>
            <w:rPr>
              <w:color w:val="3F9BAB"/>
              <w:sz w:val="16"/>
              <w:szCs w:val="16"/>
            </w:rPr>
          </w:pPr>
          <w:r>
            <w:rPr>
              <w:color w:val="3F9BAB"/>
              <w:sz w:val="16"/>
              <w:szCs w:val="16"/>
            </w:rPr>
            <w:t xml:space="preserve">Freshwater Improvement Scenario Builder for </w:t>
          </w:r>
          <w:r w:rsidR="00506919">
            <w:rPr>
              <w:color w:val="3F9BAB"/>
              <w:sz w:val="16"/>
              <w:szCs w:val="16"/>
            </w:rPr>
            <w:t>Lakes</w:t>
          </w:r>
        </w:p>
        <w:p w14:paraId="00000254" w14:textId="4ADF7407" w:rsidR="009B5B77" w:rsidRDefault="00AF2EB1">
          <w:pPr>
            <w:tabs>
              <w:tab w:val="left" w:pos="5812"/>
            </w:tabs>
            <w:rPr>
              <w:color w:val="3F9BAB"/>
              <w:sz w:val="16"/>
              <w:szCs w:val="16"/>
            </w:rPr>
          </w:pPr>
          <w:r>
            <w:rPr>
              <w:color w:val="3F9BAB"/>
              <w:sz w:val="16"/>
              <w:szCs w:val="16"/>
            </w:rPr>
            <w:t>WebApp User Guide</w:t>
          </w:r>
        </w:p>
      </w:tc>
      <w:tc>
        <w:tcPr>
          <w:tcW w:w="4718" w:type="dxa"/>
          <w:vAlign w:val="center"/>
        </w:tcPr>
        <w:p w14:paraId="00000255" w14:textId="4A080E72" w:rsidR="009B5B77" w:rsidRDefault="0083587F">
          <w:pPr>
            <w:jc w:val="right"/>
            <w:rPr>
              <w:color w:val="3F9BAB"/>
            </w:rPr>
          </w:pPr>
          <w:r>
            <w:rPr>
              <w:color w:val="3F9BAB"/>
            </w:rPr>
            <w:fldChar w:fldCharType="begin"/>
          </w:r>
          <w:r>
            <w:rPr>
              <w:color w:val="3F9BAB"/>
            </w:rPr>
            <w:instrText>PAGE</w:instrText>
          </w:r>
          <w:r>
            <w:rPr>
              <w:color w:val="3F9BAB"/>
            </w:rPr>
            <w:fldChar w:fldCharType="separate"/>
          </w:r>
          <w:r w:rsidR="00C753EF">
            <w:rPr>
              <w:noProof/>
              <w:color w:val="3F9BAB"/>
            </w:rPr>
            <w:t>2</w:t>
          </w:r>
          <w:r>
            <w:rPr>
              <w:color w:val="3F9BAB"/>
            </w:rPr>
            <w:fldChar w:fldCharType="end"/>
          </w:r>
        </w:p>
      </w:tc>
    </w:tr>
  </w:tbl>
  <w:p w14:paraId="00000256" w14:textId="77777777" w:rsidR="009B5B77" w:rsidRDefault="009B5B77">
    <w:pPr>
      <w:pBdr>
        <w:top w:val="nil"/>
        <w:left w:val="nil"/>
        <w:bottom w:val="nil"/>
        <w:right w:val="nil"/>
        <w:between w:val="nil"/>
      </w:pBdr>
      <w:tabs>
        <w:tab w:val="center" w:pos="4513"/>
        <w:tab w:val="right" w:pos="9026"/>
      </w:tabs>
      <w:spacing w:line="240" w:lineRule="auto"/>
      <w:rPr>
        <w:color w:val="3F3F3F"/>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51" w14:textId="77777777" w:rsidR="009B5B77" w:rsidRDefault="009B5B77">
    <w:pPr>
      <w:pBdr>
        <w:top w:val="nil"/>
        <w:left w:val="nil"/>
        <w:bottom w:val="nil"/>
        <w:right w:val="nil"/>
        <w:between w:val="nil"/>
      </w:pBdr>
      <w:tabs>
        <w:tab w:val="center" w:pos="4513"/>
        <w:tab w:val="right" w:pos="9026"/>
      </w:tabs>
      <w:spacing w:line="240" w:lineRule="auto"/>
      <w:rPr>
        <w:color w:val="3F3F3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BFA79" w14:textId="77777777" w:rsidR="00466A30" w:rsidRDefault="00466A30">
      <w:pPr>
        <w:spacing w:after="0" w:line="240" w:lineRule="auto"/>
      </w:pPr>
      <w:r>
        <w:separator/>
      </w:r>
    </w:p>
  </w:footnote>
  <w:footnote w:type="continuationSeparator" w:id="0">
    <w:p w14:paraId="30FAFD0B" w14:textId="77777777" w:rsidR="00466A30" w:rsidRDefault="00466A30">
      <w:pPr>
        <w:spacing w:after="0" w:line="240" w:lineRule="auto"/>
      </w:pPr>
      <w:r>
        <w:continuationSeparator/>
      </w:r>
    </w:p>
  </w:footnote>
  <w:footnote w:type="continuationNotice" w:id="1">
    <w:p w14:paraId="19AC1C5C" w14:textId="77777777" w:rsidR="00466A30" w:rsidRDefault="00466A30">
      <w:pPr>
        <w:spacing w:after="0" w:line="240" w:lineRule="auto"/>
      </w:pPr>
    </w:p>
  </w:footnote>
  <w:footnote w:id="2">
    <w:p w14:paraId="3B8268A7" w14:textId="77777777" w:rsidR="00184BFA" w:rsidRPr="008C5036" w:rsidRDefault="00184BFA" w:rsidP="00184BFA">
      <w:pPr>
        <w:pStyle w:val="FootnoteText"/>
        <w:rPr>
          <w:lang w:val="en-NZ"/>
        </w:rPr>
      </w:pPr>
      <w:r>
        <w:rPr>
          <w:rStyle w:val="FootnoteReference"/>
        </w:rPr>
        <w:footnoteRef/>
      </w:r>
      <w:r>
        <w:t xml:space="preserve"> </w:t>
      </w:r>
      <w:r>
        <w:rPr>
          <w:lang w:val="en-NZ"/>
        </w:rPr>
        <w:t xml:space="preserve">Land, Air and Water Aotearoa. </w:t>
      </w:r>
      <w:hyperlink r:id="rId1" w:history="1">
        <w:r w:rsidRPr="00A537E7">
          <w:rPr>
            <w:rStyle w:val="Hyperlink"/>
            <w:lang w:val="en-NZ"/>
          </w:rPr>
          <w:t>www.lawa.org.nz</w:t>
        </w:r>
      </w:hyperlink>
      <w:r>
        <w:rPr>
          <w:lang w:val="en-NZ"/>
        </w:rPr>
        <w:t xml:space="preserve"> accessed February 2024.</w:t>
      </w:r>
    </w:p>
  </w:footnote>
  <w:footnote w:id="3">
    <w:p w14:paraId="65123908" w14:textId="0BF662FC" w:rsidR="00734A2A" w:rsidRPr="00734A2A" w:rsidRDefault="00734A2A">
      <w:pPr>
        <w:pStyle w:val="FootnoteText"/>
        <w:rPr>
          <w:lang w:val="en-NZ"/>
        </w:rPr>
      </w:pPr>
      <w:r>
        <w:rPr>
          <w:rStyle w:val="FootnoteReference"/>
        </w:rPr>
        <w:footnoteRef/>
      </w:r>
      <w:r>
        <w:t xml:space="preserve"> </w:t>
      </w:r>
      <w:r w:rsidR="00762849">
        <w:t xml:space="preserve">Where </w:t>
      </w:r>
      <w:r w:rsidR="00D909B0">
        <w:t xml:space="preserve">LCDB specifies high or low producing exotic grassland </w:t>
      </w:r>
      <w:r w:rsidR="003C205D">
        <w:t xml:space="preserve">but Monaghan et al. (2021) has not assigned to Sheep and Beef or Dairy, </w:t>
      </w:r>
      <w:r w:rsidR="0048345B">
        <w:rPr>
          <w:lang w:val="en-NZ"/>
        </w:rPr>
        <w:t xml:space="preserve">LCDB ‘low producing grassland’ was assigned as Sheep </w:t>
      </w:r>
      <w:r w:rsidR="00B57859">
        <w:rPr>
          <w:lang w:val="en-NZ"/>
        </w:rPr>
        <w:t>and</w:t>
      </w:r>
      <w:r w:rsidR="0048345B">
        <w:rPr>
          <w:lang w:val="en-NZ"/>
        </w:rPr>
        <w:t xml:space="preserve"> Beef</w:t>
      </w:r>
      <w:r w:rsidR="00B57859">
        <w:rPr>
          <w:lang w:val="en-NZ"/>
        </w:rPr>
        <w:t xml:space="preserve"> and</w:t>
      </w:r>
      <w:r w:rsidR="0048345B">
        <w:rPr>
          <w:lang w:val="en-NZ"/>
        </w:rPr>
        <w:t xml:space="preserve"> LCDB ‘</w:t>
      </w:r>
      <w:r w:rsidR="00CB4D5A">
        <w:rPr>
          <w:lang w:val="en-NZ"/>
        </w:rPr>
        <w:t>high producing grassland</w:t>
      </w:r>
      <w:r w:rsidR="00BB2E02">
        <w:rPr>
          <w:lang w:val="en-NZ"/>
        </w:rPr>
        <w:t>’ was assigned as Dairy.</w:t>
      </w:r>
      <w:r w:rsidR="000B2936">
        <w:rPr>
          <w:lang w:val="en-NZ"/>
        </w:rPr>
        <w:t xml:space="preserve"> </w:t>
      </w:r>
    </w:p>
  </w:footnote>
  <w:footnote w:id="4">
    <w:p w14:paraId="00000248" w14:textId="77777777" w:rsidR="009B5B77" w:rsidRDefault="0083587F">
      <w:pPr>
        <w:pBdr>
          <w:top w:val="nil"/>
          <w:left w:val="nil"/>
          <w:bottom w:val="nil"/>
          <w:right w:val="nil"/>
          <w:between w:val="nil"/>
        </w:pBdr>
        <w:spacing w:line="240" w:lineRule="auto"/>
        <w:rPr>
          <w:color w:val="3F3F3F"/>
        </w:rPr>
      </w:pPr>
      <w:r>
        <w:rPr>
          <w:rStyle w:val="FootnoteReference"/>
        </w:rPr>
        <w:footnoteRef/>
      </w:r>
      <w:r>
        <w:rPr>
          <w:color w:val="3F3F3F"/>
        </w:rPr>
        <w:t xml:space="preserve"> data.mfe.govt.nz/layer/89421-average-annual-rainfall-19722016</w:t>
      </w:r>
    </w:p>
  </w:footnote>
  <w:footnote w:id="5">
    <w:p w14:paraId="00000249" w14:textId="77777777" w:rsidR="009B5B77" w:rsidRDefault="0083587F">
      <w:pPr>
        <w:pBdr>
          <w:top w:val="nil"/>
          <w:left w:val="nil"/>
          <w:bottom w:val="nil"/>
          <w:right w:val="nil"/>
          <w:between w:val="nil"/>
        </w:pBdr>
        <w:spacing w:line="240" w:lineRule="auto"/>
        <w:rPr>
          <w:color w:val="3F3F3F"/>
        </w:rPr>
      </w:pPr>
      <w:r>
        <w:rPr>
          <w:rStyle w:val="FootnoteReference"/>
        </w:rPr>
        <w:footnoteRef/>
      </w:r>
      <w:r>
        <w:rPr>
          <w:color w:val="3F3F3F"/>
        </w:rPr>
        <w:t xml:space="preserve"> https://data.mfe.govt.nz/layer/105407-irrigated-land-area-raw-2020-update/</w:t>
      </w:r>
    </w:p>
  </w:footnote>
  <w:footnote w:id="6">
    <w:p w14:paraId="52C78A9A" w14:textId="77777777" w:rsidR="00D76E3A" w:rsidRDefault="00D76E3A" w:rsidP="00D76E3A">
      <w:pPr>
        <w:pStyle w:val="FootnoteText"/>
        <w:rPr>
          <w:ins w:id="400" w:author="Ton Snelder" w:date="2024-08-21T10:53:00Z" w16du:dateUtc="2024-08-20T22:53:00Z"/>
        </w:rPr>
      </w:pPr>
      <w:ins w:id="401" w:author="Ton Snelder" w:date="2024-08-21T10:53:00Z" w16du:dateUtc="2024-08-20T22:53:00Z">
        <w:r>
          <w:rPr>
            <w:rStyle w:val="FootnoteReference"/>
          </w:rPr>
          <w:footnoteRef/>
        </w:r>
        <w:r>
          <w:t xml:space="preserve"> Note that this equation is derived from Model 3</w:t>
        </w:r>
        <w:r w:rsidRPr="0017242D">
          <w:rPr>
            <w:vertAlign w:val="subscript"/>
          </w:rPr>
          <w:t>Secchi</w:t>
        </w:r>
        <w:r>
          <w:t xml:space="preserve"> of </w:t>
        </w:r>
        <w:r w:rsidRPr="0017242D">
          <w:t xml:space="preserve">Abell and van Dam-Bates </w:t>
        </w:r>
        <w:r>
          <w:t>(</w:t>
        </w:r>
        <w:r w:rsidRPr="0017242D">
          <w:t>2018</w:t>
        </w:r>
        <w:r>
          <w:t>). However, Equation 4 has the third term of Model 3</w:t>
        </w:r>
        <w:r w:rsidRPr="0017242D">
          <w:rPr>
            <w:vertAlign w:val="subscript"/>
          </w:rPr>
          <w:t>Secchi</w:t>
        </w:r>
        <w:r>
          <w:t xml:space="preserve"> removed following the results presented in Table 21 of </w:t>
        </w:r>
        <w:r w:rsidRPr="0017242D">
          <w:t xml:space="preserve">Abell and van Dam-Bates </w:t>
        </w:r>
        <w:r>
          <w:t>(</w:t>
        </w:r>
        <w:r w:rsidRPr="0017242D">
          <w:t>2018</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B" w14:textId="6874047D" w:rsidR="009B5B77" w:rsidRDefault="0083587F">
    <w:pPr>
      <w:pBdr>
        <w:top w:val="nil"/>
        <w:left w:val="nil"/>
        <w:bottom w:val="nil"/>
        <w:right w:val="nil"/>
        <w:between w:val="nil"/>
      </w:pBdr>
      <w:spacing w:line="240" w:lineRule="auto"/>
      <w:rPr>
        <w:color w:val="3F3F3F"/>
      </w:rPr>
    </w:pPr>
    <w:r>
      <w:rPr>
        <w:noProof/>
      </w:rPr>
      <w:drawing>
        <wp:anchor distT="0" distB="0" distL="0" distR="0" simplePos="0" relativeHeight="251658240" behindDoc="1" locked="0" layoutInCell="1" hidden="0" allowOverlap="1" wp14:anchorId="2475B3F5" wp14:editId="335895B5">
          <wp:simplePos x="0" y="0"/>
          <wp:positionH relativeFrom="column">
            <wp:posOffset>-1127760</wp:posOffset>
          </wp:positionH>
          <wp:positionV relativeFrom="paragraph">
            <wp:posOffset>1188085</wp:posOffset>
          </wp:positionV>
          <wp:extent cx="7585200" cy="5760000"/>
          <wp:effectExtent l="0" t="0" r="0" b="0"/>
          <wp:wrapNone/>
          <wp:docPr id="1732615882" name="Picture 18"/>
          <wp:cNvGraphicFramePr/>
          <a:graphic xmlns:a="http://schemas.openxmlformats.org/drawingml/2006/main">
            <a:graphicData uri="http://schemas.openxmlformats.org/drawingml/2006/picture">
              <pic:pic xmlns:pic="http://schemas.openxmlformats.org/drawingml/2006/picture">
                <pic:nvPicPr>
                  <pic:cNvPr id="1732615882" name="Picture 18"/>
                  <pic:cNvPicPr preferRelativeResize="0"/>
                </pic:nvPicPr>
                <pic:blipFill>
                  <a:blip r:embed="rId1">
                    <a:extLst>
                      <a:ext uri="{28A0092B-C50C-407E-A947-70E740481C1C}">
                        <a14:useLocalDpi xmlns:a14="http://schemas.microsoft.com/office/drawing/2010/main" val="0"/>
                      </a:ext>
                    </a:extLst>
                  </a:blip>
                  <a:srcRect t="21488" b="21488"/>
                  <a:stretch>
                    <a:fillRect/>
                  </a:stretch>
                </pic:blipFill>
                <pic:spPr>
                  <a:xfrm>
                    <a:off x="0" y="0"/>
                    <a:ext cx="7585200" cy="5760000"/>
                  </a:xfrm>
                  <a:prstGeom prst="rect">
                    <a:avLst/>
                  </a:prstGeom>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D" w14:textId="77777777" w:rsidR="009B5B77" w:rsidRDefault="009B5B77">
    <w:pPr>
      <w:pBdr>
        <w:top w:val="nil"/>
        <w:left w:val="nil"/>
        <w:bottom w:val="nil"/>
        <w:right w:val="nil"/>
        <w:between w:val="nil"/>
      </w:pBdr>
      <w:spacing w:line="240" w:lineRule="auto"/>
      <w:rPr>
        <w:color w:val="3F3F3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C" w14:textId="3D0F58AA" w:rsidR="009B5B77" w:rsidRDefault="009B5B77">
    <w:pPr>
      <w:pBdr>
        <w:top w:val="nil"/>
        <w:left w:val="nil"/>
        <w:bottom w:val="nil"/>
        <w:right w:val="nil"/>
        <w:between w:val="nil"/>
      </w:pBdr>
      <w:spacing w:line="240" w:lineRule="auto"/>
      <w:rPr>
        <w:color w:val="3F3F3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4E" w14:textId="77777777" w:rsidR="009B5B77" w:rsidRDefault="009B5B77">
    <w:pPr>
      <w:pBdr>
        <w:top w:val="nil"/>
        <w:left w:val="nil"/>
        <w:bottom w:val="nil"/>
        <w:right w:val="nil"/>
        <w:between w:val="nil"/>
      </w:pBdr>
      <w:spacing w:line="240" w:lineRule="auto"/>
      <w:rPr>
        <w:color w:val="3F3F3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F0804"/>
    <w:multiLevelType w:val="multilevel"/>
    <w:tmpl w:val="5AAE1E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784654"/>
    <w:multiLevelType w:val="multilevel"/>
    <w:tmpl w:val="3BC8E6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4CB5610"/>
    <w:multiLevelType w:val="hybridMultilevel"/>
    <w:tmpl w:val="B5E46A28"/>
    <w:lvl w:ilvl="0" w:tplc="FFFFFFFF">
      <w:start w:val="1"/>
      <w:numFmt w:val="decimal"/>
      <w:lvlText w:val="%1."/>
      <w:lvlJc w:val="left"/>
      <w:pPr>
        <w:ind w:left="720" w:hanging="360"/>
      </w:pPr>
    </w:lvl>
    <w:lvl w:ilvl="1" w:tplc="14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DD52CE"/>
    <w:multiLevelType w:val="multilevel"/>
    <w:tmpl w:val="CB2619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B6E7EB1"/>
    <w:multiLevelType w:val="multilevel"/>
    <w:tmpl w:val="D7928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E26B67"/>
    <w:multiLevelType w:val="multilevel"/>
    <w:tmpl w:val="13BECA92"/>
    <w:lvl w:ilvl="0">
      <w:start w:val="1"/>
      <w:numFmt w:val="decimal"/>
      <w:pStyle w:val="Bullets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B905DA"/>
    <w:multiLevelType w:val="hybridMultilevel"/>
    <w:tmpl w:val="A24A5F2A"/>
    <w:lvl w:ilvl="0" w:tplc="45681674">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78C632B"/>
    <w:multiLevelType w:val="hybridMultilevel"/>
    <w:tmpl w:val="6B5AD5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8D9573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3A412D"/>
    <w:multiLevelType w:val="hybridMultilevel"/>
    <w:tmpl w:val="3356C1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5C86A0A"/>
    <w:multiLevelType w:val="multilevel"/>
    <w:tmpl w:val="A950D63C"/>
    <w:lvl w:ilvl="0">
      <w:start w:val="1"/>
      <w:numFmt w:val="bullet"/>
      <w:pStyle w:val="ListNumber"/>
      <w:lvlText w:val="●"/>
      <w:lvlJc w:val="left"/>
      <w:pPr>
        <w:ind w:left="360" w:hanging="360"/>
      </w:pPr>
      <w:rPr>
        <w:rFonts w:ascii="Noto Sans Symbols" w:eastAsia="Noto Sans Symbols" w:hAnsi="Noto Sans Symbols" w:cs="Noto Sans Symbols"/>
      </w:rPr>
    </w:lvl>
    <w:lvl w:ilvl="1">
      <w:start w:val="1"/>
      <w:numFmt w:val="bullet"/>
      <w:pStyle w:val="ListNumber2"/>
      <w:lvlText w:val="o"/>
      <w:lvlJc w:val="left"/>
      <w:pPr>
        <w:ind w:left="1080" w:hanging="360"/>
      </w:pPr>
      <w:rPr>
        <w:rFonts w:ascii="Courier New" w:eastAsia="Courier New" w:hAnsi="Courier New" w:cs="Courier New"/>
      </w:rPr>
    </w:lvl>
    <w:lvl w:ilvl="2">
      <w:start w:val="1"/>
      <w:numFmt w:val="bullet"/>
      <w:pStyle w:val="ListNumber3"/>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37894C92"/>
    <w:multiLevelType w:val="multilevel"/>
    <w:tmpl w:val="6B68FCDA"/>
    <w:lvl w:ilvl="0">
      <w:start w:val="1"/>
      <w:numFmt w:val="bullet"/>
      <w:pStyle w:val="NumberedHeading1"/>
      <w:lvlText w:val="●"/>
      <w:lvlJc w:val="left"/>
      <w:pPr>
        <w:ind w:left="360" w:hanging="360"/>
      </w:pPr>
      <w:rPr>
        <w:rFonts w:ascii="Noto Sans Symbols" w:eastAsia="Noto Sans Symbols" w:hAnsi="Noto Sans Symbols" w:cs="Noto Sans Symbols"/>
      </w:rPr>
    </w:lvl>
    <w:lvl w:ilvl="1">
      <w:start w:val="1"/>
      <w:numFmt w:val="bullet"/>
      <w:pStyle w:val="NumberedHeading2"/>
      <w:lvlText w:val="o"/>
      <w:lvlJc w:val="left"/>
      <w:pPr>
        <w:ind w:left="1080" w:hanging="360"/>
      </w:pPr>
      <w:rPr>
        <w:rFonts w:ascii="Courier New" w:eastAsia="Courier New" w:hAnsi="Courier New" w:cs="Courier New"/>
      </w:rPr>
    </w:lvl>
    <w:lvl w:ilvl="2">
      <w:start w:val="1"/>
      <w:numFmt w:val="bullet"/>
      <w:pStyle w:val="NumberedHeading3"/>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3C2C32A7"/>
    <w:multiLevelType w:val="hybridMultilevel"/>
    <w:tmpl w:val="EFD6638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F113EB0"/>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957AA9"/>
    <w:multiLevelType w:val="multilevel"/>
    <w:tmpl w:val="BB9CEBA0"/>
    <w:lvl w:ilvl="0">
      <w:start w:val="1"/>
      <w:numFmt w:val="decimal"/>
      <w:lvlText w:val="%1"/>
      <w:lvlJc w:val="left"/>
      <w:pPr>
        <w:ind w:left="432" w:hanging="432"/>
      </w:pPr>
    </w:lvl>
    <w:lvl w:ilvl="1">
      <w:start w:val="1"/>
      <w:numFmt w:val="decimal"/>
      <w:lvlText w:val="%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695CCE"/>
    <w:multiLevelType w:val="multilevel"/>
    <w:tmpl w:val="5CC212D2"/>
    <w:lvl w:ilvl="0">
      <w:start w:val="1"/>
      <w:numFmt w:val="decimal"/>
      <w:pStyle w:val="Bulletpoints"/>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ED8788D"/>
    <w:multiLevelType w:val="hybridMultilevel"/>
    <w:tmpl w:val="17E63FA4"/>
    <w:lvl w:ilvl="0" w:tplc="FFFFFFFF">
      <w:start w:val="1"/>
      <w:numFmt w:val="decimal"/>
      <w:lvlText w:val="%1."/>
      <w:lvlJc w:val="left"/>
      <w:pPr>
        <w:ind w:left="720" w:hanging="360"/>
      </w:pPr>
    </w:lvl>
    <w:lvl w:ilvl="1" w:tplc="1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EE7298C"/>
    <w:multiLevelType w:val="multilevel"/>
    <w:tmpl w:val="F0E40E5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0AD331E"/>
    <w:multiLevelType w:val="multilevel"/>
    <w:tmpl w:val="8404FE3E"/>
    <w:lvl w:ilvl="0">
      <w:start w:val="1"/>
      <w:numFmt w:val="decimal"/>
      <w:lvlText w:val="%1"/>
      <w:lvlJc w:val="left"/>
      <w:pPr>
        <w:ind w:left="964" w:hanging="964"/>
      </w:pPr>
    </w:lvl>
    <w:lvl w:ilvl="1">
      <w:start w:val="1"/>
      <w:numFmt w:val="decimal"/>
      <w:lvlText w:val="%1.%2"/>
      <w:lvlJc w:val="left"/>
      <w:pPr>
        <w:ind w:left="3394" w:hanging="964"/>
      </w:pPr>
      <w:rPr>
        <w:i w:val="0"/>
        <w:smallCaps w:val="0"/>
        <w:strike w:val="0"/>
        <w:u w:val="none"/>
        <w:vertAlign w:val="baseline"/>
      </w:rPr>
    </w:lvl>
    <w:lvl w:ilvl="2">
      <w:start w:val="1"/>
      <w:numFmt w:val="decimal"/>
      <w:lvlText w:val="%1.%2.%3"/>
      <w:lvlJc w:val="left"/>
      <w:pPr>
        <w:ind w:left="1594" w:hanging="964"/>
      </w:pPr>
    </w:lvl>
    <w:lvl w:ilvl="3">
      <w:start w:val="1"/>
      <w:numFmt w:val="decimal"/>
      <w:lvlText w:val="%1.%2.%3.%4"/>
      <w:lvlJc w:val="left"/>
      <w:pPr>
        <w:ind w:left="964" w:hanging="964"/>
      </w:pPr>
    </w:lvl>
    <w:lvl w:ilvl="4">
      <w:start w:val="1"/>
      <w:numFmt w:val="decimal"/>
      <w:lvlText w:val="%1.%2.%3.%4.%5"/>
      <w:lvlJc w:val="left"/>
      <w:pPr>
        <w:ind w:left="964" w:hanging="964"/>
      </w:pPr>
    </w:lvl>
    <w:lvl w:ilvl="5">
      <w:start w:val="1"/>
      <w:numFmt w:val="lowerRoman"/>
      <w:lvlText w:val="(%6)"/>
      <w:lvlJc w:val="left"/>
      <w:pPr>
        <w:ind w:left="964" w:hanging="964"/>
      </w:pPr>
    </w:lvl>
    <w:lvl w:ilvl="6">
      <w:start w:val="1"/>
      <w:numFmt w:val="decimal"/>
      <w:lvlText w:val="%7."/>
      <w:lvlJc w:val="left"/>
      <w:pPr>
        <w:ind w:left="964" w:hanging="964"/>
      </w:pPr>
    </w:lvl>
    <w:lvl w:ilvl="7">
      <w:start w:val="1"/>
      <w:numFmt w:val="lowerLetter"/>
      <w:lvlText w:val="%8."/>
      <w:lvlJc w:val="left"/>
      <w:pPr>
        <w:ind w:left="964" w:hanging="964"/>
      </w:pPr>
    </w:lvl>
    <w:lvl w:ilvl="8">
      <w:start w:val="1"/>
      <w:numFmt w:val="lowerRoman"/>
      <w:lvlText w:val="%9."/>
      <w:lvlJc w:val="left"/>
      <w:pPr>
        <w:ind w:left="964" w:hanging="964"/>
      </w:pPr>
    </w:lvl>
  </w:abstractNum>
  <w:abstractNum w:abstractNumId="19" w15:restartNumberingAfterBreak="0">
    <w:nsid w:val="54E06157"/>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7D72573"/>
    <w:multiLevelType w:val="hybridMultilevel"/>
    <w:tmpl w:val="EF4E39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B6C13EB"/>
    <w:multiLevelType w:val="hybridMultilevel"/>
    <w:tmpl w:val="AD94B9F4"/>
    <w:lvl w:ilvl="0" w:tplc="FFFFFFFF">
      <w:start w:val="1"/>
      <w:numFmt w:val="decimal"/>
      <w:lvlText w:val="%1."/>
      <w:lvlJc w:val="left"/>
      <w:pPr>
        <w:ind w:left="720" w:hanging="360"/>
      </w:pPr>
    </w:lvl>
    <w:lvl w:ilvl="1" w:tplc="1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0B627F"/>
    <w:multiLevelType w:val="multilevel"/>
    <w:tmpl w:val="4E521694"/>
    <w:lvl w:ilvl="0">
      <w:start w:val="1"/>
      <w:numFmt w:val="decimal"/>
      <w:pStyle w:val="Bulleted"/>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6FD42FF"/>
    <w:multiLevelType w:val="multilevel"/>
    <w:tmpl w:val="F12E2F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8F961D8"/>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08A3658"/>
    <w:multiLevelType w:val="multilevel"/>
    <w:tmpl w:val="08F272D6"/>
    <w:lvl w:ilvl="0">
      <w:start w:val="1"/>
      <w:numFmt w:val="bullet"/>
      <w:pStyle w:val="NumberedParagraphLevel1"/>
      <w:lvlText w:val="●"/>
      <w:lvlJc w:val="left"/>
      <w:pPr>
        <w:ind w:left="644" w:hanging="359"/>
      </w:pPr>
      <w:rPr>
        <w:rFonts w:ascii="Noto Sans Symbols" w:eastAsia="Noto Sans Symbols" w:hAnsi="Noto Sans Symbols" w:cs="Noto Sans Symbols"/>
        <w:b/>
        <w:i w:val="0"/>
        <w:color w:val="295F6B"/>
        <w:sz w:val="16"/>
        <w:szCs w:val="16"/>
        <w:u w:val="none"/>
      </w:rPr>
    </w:lvl>
    <w:lvl w:ilvl="1">
      <w:start w:val="1"/>
      <w:numFmt w:val="bullet"/>
      <w:pStyle w:val="NumberedParagraphLevel2"/>
      <w:lvlText w:val="●"/>
      <w:lvlJc w:val="left"/>
      <w:pPr>
        <w:ind w:left="2520" w:hanging="360"/>
      </w:pPr>
      <w:rPr>
        <w:rFonts w:ascii="Noto Sans Symbols" w:eastAsia="Noto Sans Symbols" w:hAnsi="Noto Sans Symbols" w:cs="Noto Sans Symbols"/>
        <w:color w:val="295F6B"/>
      </w:rPr>
    </w:lvl>
    <w:lvl w:ilvl="2">
      <w:start w:val="1"/>
      <w:numFmt w:val="bullet"/>
      <w:pStyle w:val="NumberedParagraphLevel3"/>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 w15:restartNumberingAfterBreak="0">
    <w:nsid w:val="779F5B63"/>
    <w:multiLevelType w:val="multilevel"/>
    <w:tmpl w:val="B2BC62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2E119E"/>
    <w:multiLevelType w:val="multilevel"/>
    <w:tmpl w:val="A3FED1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7423457">
    <w:abstractNumId w:val="0"/>
  </w:num>
  <w:num w:numId="2" w16cid:durableId="558520493">
    <w:abstractNumId w:val="10"/>
  </w:num>
  <w:num w:numId="3" w16cid:durableId="1702130392">
    <w:abstractNumId w:val="11"/>
  </w:num>
  <w:num w:numId="4" w16cid:durableId="847213705">
    <w:abstractNumId w:val="25"/>
  </w:num>
  <w:num w:numId="5" w16cid:durableId="285549990">
    <w:abstractNumId w:val="18"/>
  </w:num>
  <w:num w:numId="6" w16cid:durableId="859667315">
    <w:abstractNumId w:val="3"/>
  </w:num>
  <w:num w:numId="7" w16cid:durableId="555972813">
    <w:abstractNumId w:val="15"/>
  </w:num>
  <w:num w:numId="8" w16cid:durableId="1345399192">
    <w:abstractNumId w:val="5"/>
  </w:num>
  <w:num w:numId="9" w16cid:durableId="1600720566">
    <w:abstractNumId w:val="4"/>
  </w:num>
  <w:num w:numId="10" w16cid:durableId="4300501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9714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882898">
    <w:abstractNumId w:val="15"/>
  </w:num>
  <w:num w:numId="13" w16cid:durableId="330182546">
    <w:abstractNumId w:val="15"/>
  </w:num>
  <w:num w:numId="14" w16cid:durableId="1176000995">
    <w:abstractNumId w:val="8"/>
  </w:num>
  <w:num w:numId="15" w16cid:durableId="202406879">
    <w:abstractNumId w:val="26"/>
  </w:num>
  <w:num w:numId="16" w16cid:durableId="740753763">
    <w:abstractNumId w:val="20"/>
  </w:num>
  <w:num w:numId="17" w16cid:durableId="1856309422">
    <w:abstractNumId w:val="15"/>
  </w:num>
  <w:num w:numId="18" w16cid:durableId="9066359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071420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99444174">
    <w:abstractNumId w:val="9"/>
  </w:num>
  <w:num w:numId="21" w16cid:durableId="1726367727">
    <w:abstractNumId w:val="23"/>
  </w:num>
  <w:num w:numId="22" w16cid:durableId="682439875">
    <w:abstractNumId w:val="22"/>
  </w:num>
  <w:num w:numId="23" w16cid:durableId="15688811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5785135">
    <w:abstractNumId w:val="24"/>
  </w:num>
  <w:num w:numId="25" w16cid:durableId="989754563">
    <w:abstractNumId w:val="7"/>
  </w:num>
  <w:num w:numId="26" w16cid:durableId="971255573">
    <w:abstractNumId w:val="1"/>
  </w:num>
  <w:num w:numId="27" w16cid:durableId="133723845">
    <w:abstractNumId w:val="14"/>
  </w:num>
  <w:num w:numId="28" w16cid:durableId="712384118">
    <w:abstractNumId w:val="19"/>
  </w:num>
  <w:num w:numId="29" w16cid:durableId="1115901269">
    <w:abstractNumId w:val="27"/>
  </w:num>
  <w:num w:numId="30" w16cid:durableId="1970360646">
    <w:abstractNumId w:val="13"/>
  </w:num>
  <w:num w:numId="31" w16cid:durableId="774861132">
    <w:abstractNumId w:val="17"/>
  </w:num>
  <w:num w:numId="32" w16cid:durableId="8558514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01911765">
    <w:abstractNumId w:val="6"/>
  </w:num>
  <w:num w:numId="34" w16cid:durableId="773021069">
    <w:abstractNumId w:val="12"/>
  </w:num>
  <w:num w:numId="35" w16cid:durableId="2142572498">
    <w:abstractNumId w:val="16"/>
  </w:num>
  <w:num w:numId="36" w16cid:durableId="2083021405">
    <w:abstractNumId w:val="2"/>
  </w:num>
  <w:num w:numId="37" w16cid:durableId="106399128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ra Keenan">
    <w15:presenceInfo w15:providerId="AD" w15:userId="S::Laura@traverse.co.nz::34f2b189-a410-47c8-859e-163cb7f0049f"/>
  </w15:person>
  <w15:person w15:author="Ton Snelder">
    <w15:presenceInfo w15:providerId="AD" w15:userId="S::ton@landwaterpeople.co.nz::84bf4583-9439-4d90-8d8b-cb785c1fc688"/>
  </w15:person>
  <w15:person w15:author="Deniz Ozkundakci">
    <w15:presenceInfo w15:providerId="AD" w15:userId="S::deniz.ozkundakci@waikato.ac.nz::a32cfe93-468d-4f77-b9f5-02405b100b9d"/>
  </w15:person>
  <w15:person w15:author="Olivier Ausseil">
    <w15:presenceInfo w15:providerId="None" w15:userId="Olivier Aussei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B77"/>
    <w:rsid w:val="00000340"/>
    <w:rsid w:val="00000ACC"/>
    <w:rsid w:val="00000DB2"/>
    <w:rsid w:val="00001DE4"/>
    <w:rsid w:val="00001E92"/>
    <w:rsid w:val="00002785"/>
    <w:rsid w:val="000028DA"/>
    <w:rsid w:val="00004FAC"/>
    <w:rsid w:val="000079DF"/>
    <w:rsid w:val="00010435"/>
    <w:rsid w:val="00010626"/>
    <w:rsid w:val="00010695"/>
    <w:rsid w:val="00010E70"/>
    <w:rsid w:val="00011B58"/>
    <w:rsid w:val="00012E51"/>
    <w:rsid w:val="0001449A"/>
    <w:rsid w:val="0001458F"/>
    <w:rsid w:val="00014ECB"/>
    <w:rsid w:val="00014FF0"/>
    <w:rsid w:val="00017E78"/>
    <w:rsid w:val="0002029F"/>
    <w:rsid w:val="00020554"/>
    <w:rsid w:val="00022B8B"/>
    <w:rsid w:val="00024062"/>
    <w:rsid w:val="00025CEF"/>
    <w:rsid w:val="00026F74"/>
    <w:rsid w:val="00027AC7"/>
    <w:rsid w:val="00027D0B"/>
    <w:rsid w:val="000318B5"/>
    <w:rsid w:val="00031D77"/>
    <w:rsid w:val="00032632"/>
    <w:rsid w:val="00034C86"/>
    <w:rsid w:val="00035C14"/>
    <w:rsid w:val="0003762C"/>
    <w:rsid w:val="00040E89"/>
    <w:rsid w:val="0004168A"/>
    <w:rsid w:val="0004243B"/>
    <w:rsid w:val="000429E3"/>
    <w:rsid w:val="00043A7F"/>
    <w:rsid w:val="00045A79"/>
    <w:rsid w:val="00046FE3"/>
    <w:rsid w:val="00050B0F"/>
    <w:rsid w:val="00051ADF"/>
    <w:rsid w:val="00052038"/>
    <w:rsid w:val="0005235B"/>
    <w:rsid w:val="00055CB1"/>
    <w:rsid w:val="00055D30"/>
    <w:rsid w:val="00056F93"/>
    <w:rsid w:val="000579F6"/>
    <w:rsid w:val="00061376"/>
    <w:rsid w:val="00063190"/>
    <w:rsid w:val="0006337F"/>
    <w:rsid w:val="0006366A"/>
    <w:rsid w:val="00063901"/>
    <w:rsid w:val="000639F8"/>
    <w:rsid w:val="000643A8"/>
    <w:rsid w:val="000664FE"/>
    <w:rsid w:val="00066607"/>
    <w:rsid w:val="00072A8D"/>
    <w:rsid w:val="00073C9D"/>
    <w:rsid w:val="00074A88"/>
    <w:rsid w:val="00075DEA"/>
    <w:rsid w:val="00076238"/>
    <w:rsid w:val="00080969"/>
    <w:rsid w:val="000809A3"/>
    <w:rsid w:val="00081840"/>
    <w:rsid w:val="00083513"/>
    <w:rsid w:val="000836FD"/>
    <w:rsid w:val="000848B9"/>
    <w:rsid w:val="0008583F"/>
    <w:rsid w:val="00085A6A"/>
    <w:rsid w:val="00086005"/>
    <w:rsid w:val="00087535"/>
    <w:rsid w:val="000875B3"/>
    <w:rsid w:val="000879B1"/>
    <w:rsid w:val="0009013E"/>
    <w:rsid w:val="00093608"/>
    <w:rsid w:val="00093D50"/>
    <w:rsid w:val="00094AFF"/>
    <w:rsid w:val="00095A78"/>
    <w:rsid w:val="00095BAA"/>
    <w:rsid w:val="00096312"/>
    <w:rsid w:val="00096A96"/>
    <w:rsid w:val="00096D41"/>
    <w:rsid w:val="00097617"/>
    <w:rsid w:val="000A12DD"/>
    <w:rsid w:val="000A14F6"/>
    <w:rsid w:val="000A3B61"/>
    <w:rsid w:val="000A3D31"/>
    <w:rsid w:val="000A41CE"/>
    <w:rsid w:val="000A49F9"/>
    <w:rsid w:val="000A4B63"/>
    <w:rsid w:val="000A5DD5"/>
    <w:rsid w:val="000A5ED5"/>
    <w:rsid w:val="000A6BE4"/>
    <w:rsid w:val="000A7AF4"/>
    <w:rsid w:val="000B2126"/>
    <w:rsid w:val="000B2936"/>
    <w:rsid w:val="000B2DDC"/>
    <w:rsid w:val="000B3541"/>
    <w:rsid w:val="000B4B5A"/>
    <w:rsid w:val="000B5483"/>
    <w:rsid w:val="000B54E3"/>
    <w:rsid w:val="000B6F68"/>
    <w:rsid w:val="000B72A2"/>
    <w:rsid w:val="000C08A1"/>
    <w:rsid w:val="000C19A6"/>
    <w:rsid w:val="000C2547"/>
    <w:rsid w:val="000C26BE"/>
    <w:rsid w:val="000C2BC1"/>
    <w:rsid w:val="000C320F"/>
    <w:rsid w:val="000C36D8"/>
    <w:rsid w:val="000C3BA6"/>
    <w:rsid w:val="000C46EF"/>
    <w:rsid w:val="000C4D56"/>
    <w:rsid w:val="000C4E1E"/>
    <w:rsid w:val="000C72C1"/>
    <w:rsid w:val="000C75C5"/>
    <w:rsid w:val="000D22FB"/>
    <w:rsid w:val="000D319A"/>
    <w:rsid w:val="000D32F5"/>
    <w:rsid w:val="000D46DB"/>
    <w:rsid w:val="000D49F3"/>
    <w:rsid w:val="000D51F1"/>
    <w:rsid w:val="000D56F2"/>
    <w:rsid w:val="000D61E7"/>
    <w:rsid w:val="000D6A87"/>
    <w:rsid w:val="000D7417"/>
    <w:rsid w:val="000D7ADC"/>
    <w:rsid w:val="000E0D1D"/>
    <w:rsid w:val="000E21F8"/>
    <w:rsid w:val="000E38FC"/>
    <w:rsid w:val="000E39AD"/>
    <w:rsid w:val="000E3E0F"/>
    <w:rsid w:val="000E6CE6"/>
    <w:rsid w:val="000E6F2A"/>
    <w:rsid w:val="000E7487"/>
    <w:rsid w:val="000E758D"/>
    <w:rsid w:val="000F0DDE"/>
    <w:rsid w:val="000F1EC5"/>
    <w:rsid w:val="000F3072"/>
    <w:rsid w:val="000F3CF6"/>
    <w:rsid w:val="000F4E73"/>
    <w:rsid w:val="000F5AB1"/>
    <w:rsid w:val="000F5FF4"/>
    <w:rsid w:val="000F6581"/>
    <w:rsid w:val="000F65ED"/>
    <w:rsid w:val="000F667A"/>
    <w:rsid w:val="000F681B"/>
    <w:rsid w:val="000F7C05"/>
    <w:rsid w:val="001006FA"/>
    <w:rsid w:val="00102229"/>
    <w:rsid w:val="00102C81"/>
    <w:rsid w:val="00103A32"/>
    <w:rsid w:val="00103CCD"/>
    <w:rsid w:val="00103F2B"/>
    <w:rsid w:val="00104574"/>
    <w:rsid w:val="001049F9"/>
    <w:rsid w:val="00104A48"/>
    <w:rsid w:val="00104E8C"/>
    <w:rsid w:val="001055BB"/>
    <w:rsid w:val="00105B0D"/>
    <w:rsid w:val="001060FB"/>
    <w:rsid w:val="00106530"/>
    <w:rsid w:val="00106691"/>
    <w:rsid w:val="00107259"/>
    <w:rsid w:val="001101EA"/>
    <w:rsid w:val="0011072F"/>
    <w:rsid w:val="00110A43"/>
    <w:rsid w:val="001123D8"/>
    <w:rsid w:val="00112D96"/>
    <w:rsid w:val="001134E9"/>
    <w:rsid w:val="00113C85"/>
    <w:rsid w:val="00114CE2"/>
    <w:rsid w:val="0011545E"/>
    <w:rsid w:val="0011567A"/>
    <w:rsid w:val="00116184"/>
    <w:rsid w:val="00116325"/>
    <w:rsid w:val="0011683E"/>
    <w:rsid w:val="00116EF6"/>
    <w:rsid w:val="0012157B"/>
    <w:rsid w:val="00123562"/>
    <w:rsid w:val="00123607"/>
    <w:rsid w:val="00124107"/>
    <w:rsid w:val="00124CB8"/>
    <w:rsid w:val="00126832"/>
    <w:rsid w:val="00127698"/>
    <w:rsid w:val="00130094"/>
    <w:rsid w:val="0013024B"/>
    <w:rsid w:val="0013033B"/>
    <w:rsid w:val="00130E1F"/>
    <w:rsid w:val="0013208A"/>
    <w:rsid w:val="00132712"/>
    <w:rsid w:val="00133419"/>
    <w:rsid w:val="001348D3"/>
    <w:rsid w:val="00135753"/>
    <w:rsid w:val="00136825"/>
    <w:rsid w:val="001368DB"/>
    <w:rsid w:val="0013792C"/>
    <w:rsid w:val="00140175"/>
    <w:rsid w:val="0014037B"/>
    <w:rsid w:val="001410E6"/>
    <w:rsid w:val="001411B7"/>
    <w:rsid w:val="001439AF"/>
    <w:rsid w:val="001443E7"/>
    <w:rsid w:val="00144478"/>
    <w:rsid w:val="00145131"/>
    <w:rsid w:val="00145927"/>
    <w:rsid w:val="00146A57"/>
    <w:rsid w:val="00150A93"/>
    <w:rsid w:val="00150B07"/>
    <w:rsid w:val="00151589"/>
    <w:rsid w:val="00152802"/>
    <w:rsid w:val="00152FB0"/>
    <w:rsid w:val="00154D42"/>
    <w:rsid w:val="001559F3"/>
    <w:rsid w:val="00155C72"/>
    <w:rsid w:val="00156270"/>
    <w:rsid w:val="00156679"/>
    <w:rsid w:val="00156EE6"/>
    <w:rsid w:val="001572C6"/>
    <w:rsid w:val="00157700"/>
    <w:rsid w:val="00161E39"/>
    <w:rsid w:val="0016371D"/>
    <w:rsid w:val="0017045C"/>
    <w:rsid w:val="00170CC0"/>
    <w:rsid w:val="00171AE7"/>
    <w:rsid w:val="00171F9F"/>
    <w:rsid w:val="0017214F"/>
    <w:rsid w:val="00173E95"/>
    <w:rsid w:val="001753E2"/>
    <w:rsid w:val="0017687C"/>
    <w:rsid w:val="00176C9F"/>
    <w:rsid w:val="001801C8"/>
    <w:rsid w:val="00180D55"/>
    <w:rsid w:val="001813FA"/>
    <w:rsid w:val="00182C3D"/>
    <w:rsid w:val="00183B20"/>
    <w:rsid w:val="00184BFA"/>
    <w:rsid w:val="00184C3B"/>
    <w:rsid w:val="00184E4A"/>
    <w:rsid w:val="0018560B"/>
    <w:rsid w:val="001862A2"/>
    <w:rsid w:val="001875E0"/>
    <w:rsid w:val="00187682"/>
    <w:rsid w:val="00187AEB"/>
    <w:rsid w:val="00187B6C"/>
    <w:rsid w:val="00190B59"/>
    <w:rsid w:val="00191BAB"/>
    <w:rsid w:val="00193BB0"/>
    <w:rsid w:val="00194C43"/>
    <w:rsid w:val="001966E2"/>
    <w:rsid w:val="00196F52"/>
    <w:rsid w:val="00197597"/>
    <w:rsid w:val="001A2757"/>
    <w:rsid w:val="001A432E"/>
    <w:rsid w:val="001A45F2"/>
    <w:rsid w:val="001A4D2A"/>
    <w:rsid w:val="001A5999"/>
    <w:rsid w:val="001A5C73"/>
    <w:rsid w:val="001A6217"/>
    <w:rsid w:val="001A7530"/>
    <w:rsid w:val="001B04D0"/>
    <w:rsid w:val="001B0F02"/>
    <w:rsid w:val="001B1229"/>
    <w:rsid w:val="001B166E"/>
    <w:rsid w:val="001B1BA5"/>
    <w:rsid w:val="001B2928"/>
    <w:rsid w:val="001B3588"/>
    <w:rsid w:val="001B4BAB"/>
    <w:rsid w:val="001B5156"/>
    <w:rsid w:val="001B51AE"/>
    <w:rsid w:val="001B51ED"/>
    <w:rsid w:val="001B61FA"/>
    <w:rsid w:val="001B7819"/>
    <w:rsid w:val="001C0F16"/>
    <w:rsid w:val="001C2E64"/>
    <w:rsid w:val="001C3196"/>
    <w:rsid w:val="001C5F9D"/>
    <w:rsid w:val="001C5FD7"/>
    <w:rsid w:val="001C6C00"/>
    <w:rsid w:val="001C709D"/>
    <w:rsid w:val="001C7E0D"/>
    <w:rsid w:val="001D0D7E"/>
    <w:rsid w:val="001D1D37"/>
    <w:rsid w:val="001D2B28"/>
    <w:rsid w:val="001D30CE"/>
    <w:rsid w:val="001D3B92"/>
    <w:rsid w:val="001D4CA6"/>
    <w:rsid w:val="001D5EAA"/>
    <w:rsid w:val="001D6B20"/>
    <w:rsid w:val="001D772A"/>
    <w:rsid w:val="001D7D0B"/>
    <w:rsid w:val="001E01E1"/>
    <w:rsid w:val="001E0842"/>
    <w:rsid w:val="001E19FC"/>
    <w:rsid w:val="001E1F48"/>
    <w:rsid w:val="001E2AF7"/>
    <w:rsid w:val="001E2ECC"/>
    <w:rsid w:val="001E38C6"/>
    <w:rsid w:val="001E3934"/>
    <w:rsid w:val="001E3A5D"/>
    <w:rsid w:val="001E4042"/>
    <w:rsid w:val="001E7C1C"/>
    <w:rsid w:val="001F0726"/>
    <w:rsid w:val="001F25E7"/>
    <w:rsid w:val="001F2936"/>
    <w:rsid w:val="001F5E35"/>
    <w:rsid w:val="001F6158"/>
    <w:rsid w:val="001F6D57"/>
    <w:rsid w:val="002013A1"/>
    <w:rsid w:val="00201AC0"/>
    <w:rsid w:val="00201D75"/>
    <w:rsid w:val="0020275D"/>
    <w:rsid w:val="00203690"/>
    <w:rsid w:val="00203881"/>
    <w:rsid w:val="002050D0"/>
    <w:rsid w:val="0020591A"/>
    <w:rsid w:val="0020613E"/>
    <w:rsid w:val="00206253"/>
    <w:rsid w:val="00206269"/>
    <w:rsid w:val="002073AB"/>
    <w:rsid w:val="00207620"/>
    <w:rsid w:val="002078B2"/>
    <w:rsid w:val="00207F33"/>
    <w:rsid w:val="00211F9B"/>
    <w:rsid w:val="002121CF"/>
    <w:rsid w:val="0021436E"/>
    <w:rsid w:val="002153CF"/>
    <w:rsid w:val="0021781D"/>
    <w:rsid w:val="002200CC"/>
    <w:rsid w:val="00220C3F"/>
    <w:rsid w:val="00221F53"/>
    <w:rsid w:val="00223180"/>
    <w:rsid w:val="00224230"/>
    <w:rsid w:val="0022441C"/>
    <w:rsid w:val="00225845"/>
    <w:rsid w:val="00225FD8"/>
    <w:rsid w:val="00226635"/>
    <w:rsid w:val="0022743D"/>
    <w:rsid w:val="00232FAD"/>
    <w:rsid w:val="0023456A"/>
    <w:rsid w:val="00234A46"/>
    <w:rsid w:val="002351DC"/>
    <w:rsid w:val="0023523E"/>
    <w:rsid w:val="00235BAC"/>
    <w:rsid w:val="00237B02"/>
    <w:rsid w:val="00237EB8"/>
    <w:rsid w:val="002401CD"/>
    <w:rsid w:val="00241145"/>
    <w:rsid w:val="00242A9E"/>
    <w:rsid w:val="00242EC0"/>
    <w:rsid w:val="002433B9"/>
    <w:rsid w:val="00244675"/>
    <w:rsid w:val="00244CBE"/>
    <w:rsid w:val="00245EDF"/>
    <w:rsid w:val="0024600C"/>
    <w:rsid w:val="002461F8"/>
    <w:rsid w:val="002466C7"/>
    <w:rsid w:val="00246BBD"/>
    <w:rsid w:val="00252104"/>
    <w:rsid w:val="00252EA3"/>
    <w:rsid w:val="00253635"/>
    <w:rsid w:val="00254862"/>
    <w:rsid w:val="00255E94"/>
    <w:rsid w:val="00256458"/>
    <w:rsid w:val="002574D1"/>
    <w:rsid w:val="00257646"/>
    <w:rsid w:val="002614BE"/>
    <w:rsid w:val="002626E4"/>
    <w:rsid w:val="00263230"/>
    <w:rsid w:val="0026425E"/>
    <w:rsid w:val="00265075"/>
    <w:rsid w:val="0026680C"/>
    <w:rsid w:val="0027044B"/>
    <w:rsid w:val="00271AED"/>
    <w:rsid w:val="002727D7"/>
    <w:rsid w:val="00272CAC"/>
    <w:rsid w:val="00273847"/>
    <w:rsid w:val="00273FA5"/>
    <w:rsid w:val="00274C4B"/>
    <w:rsid w:val="002756D3"/>
    <w:rsid w:val="00275ECB"/>
    <w:rsid w:val="00276770"/>
    <w:rsid w:val="00283E17"/>
    <w:rsid w:val="00284D6C"/>
    <w:rsid w:val="0028636C"/>
    <w:rsid w:val="002870D2"/>
    <w:rsid w:val="00287764"/>
    <w:rsid w:val="0029135A"/>
    <w:rsid w:val="002914A7"/>
    <w:rsid w:val="0029186F"/>
    <w:rsid w:val="00292EC5"/>
    <w:rsid w:val="00294F44"/>
    <w:rsid w:val="002951D3"/>
    <w:rsid w:val="00296810"/>
    <w:rsid w:val="002A1259"/>
    <w:rsid w:val="002A1654"/>
    <w:rsid w:val="002A3A61"/>
    <w:rsid w:val="002A4284"/>
    <w:rsid w:val="002A44E9"/>
    <w:rsid w:val="002A541E"/>
    <w:rsid w:val="002A67F8"/>
    <w:rsid w:val="002A7809"/>
    <w:rsid w:val="002A781E"/>
    <w:rsid w:val="002A7EFD"/>
    <w:rsid w:val="002B0AAF"/>
    <w:rsid w:val="002B1680"/>
    <w:rsid w:val="002B169C"/>
    <w:rsid w:val="002B2050"/>
    <w:rsid w:val="002B2607"/>
    <w:rsid w:val="002B2D74"/>
    <w:rsid w:val="002B42DD"/>
    <w:rsid w:val="002B5739"/>
    <w:rsid w:val="002B667B"/>
    <w:rsid w:val="002C2713"/>
    <w:rsid w:val="002C2EDF"/>
    <w:rsid w:val="002C33D9"/>
    <w:rsid w:val="002C3427"/>
    <w:rsid w:val="002C3630"/>
    <w:rsid w:val="002C3A91"/>
    <w:rsid w:val="002C4D04"/>
    <w:rsid w:val="002C5359"/>
    <w:rsid w:val="002C5882"/>
    <w:rsid w:val="002C6B83"/>
    <w:rsid w:val="002D02CD"/>
    <w:rsid w:val="002D1791"/>
    <w:rsid w:val="002D27FB"/>
    <w:rsid w:val="002D2F33"/>
    <w:rsid w:val="002D3FCB"/>
    <w:rsid w:val="002D5992"/>
    <w:rsid w:val="002D5FD4"/>
    <w:rsid w:val="002D6259"/>
    <w:rsid w:val="002D6FC3"/>
    <w:rsid w:val="002D71F9"/>
    <w:rsid w:val="002D7371"/>
    <w:rsid w:val="002D793B"/>
    <w:rsid w:val="002D7A80"/>
    <w:rsid w:val="002E0546"/>
    <w:rsid w:val="002E16DF"/>
    <w:rsid w:val="002E2839"/>
    <w:rsid w:val="002E3A4E"/>
    <w:rsid w:val="002E4FC9"/>
    <w:rsid w:val="002E6A38"/>
    <w:rsid w:val="002F55E6"/>
    <w:rsid w:val="002F735E"/>
    <w:rsid w:val="00300E60"/>
    <w:rsid w:val="00301A65"/>
    <w:rsid w:val="00304947"/>
    <w:rsid w:val="00305238"/>
    <w:rsid w:val="0030527D"/>
    <w:rsid w:val="00306563"/>
    <w:rsid w:val="003071CF"/>
    <w:rsid w:val="003072BF"/>
    <w:rsid w:val="00307F1C"/>
    <w:rsid w:val="003106DC"/>
    <w:rsid w:val="003113CC"/>
    <w:rsid w:val="00312F48"/>
    <w:rsid w:val="00313AAD"/>
    <w:rsid w:val="0031440D"/>
    <w:rsid w:val="00316014"/>
    <w:rsid w:val="00316070"/>
    <w:rsid w:val="00316719"/>
    <w:rsid w:val="00320281"/>
    <w:rsid w:val="00320F9B"/>
    <w:rsid w:val="00324AC9"/>
    <w:rsid w:val="003256BD"/>
    <w:rsid w:val="00325B12"/>
    <w:rsid w:val="00326EFE"/>
    <w:rsid w:val="003301D5"/>
    <w:rsid w:val="00330AC8"/>
    <w:rsid w:val="00330B44"/>
    <w:rsid w:val="00330F28"/>
    <w:rsid w:val="003335BC"/>
    <w:rsid w:val="00333BF4"/>
    <w:rsid w:val="003366BE"/>
    <w:rsid w:val="00340F22"/>
    <w:rsid w:val="00344892"/>
    <w:rsid w:val="003449A0"/>
    <w:rsid w:val="00344ADE"/>
    <w:rsid w:val="00344F07"/>
    <w:rsid w:val="003455F1"/>
    <w:rsid w:val="00347687"/>
    <w:rsid w:val="003478B8"/>
    <w:rsid w:val="00350783"/>
    <w:rsid w:val="0035117C"/>
    <w:rsid w:val="003511BD"/>
    <w:rsid w:val="00351886"/>
    <w:rsid w:val="00354108"/>
    <w:rsid w:val="00355EAD"/>
    <w:rsid w:val="00356353"/>
    <w:rsid w:val="003563C9"/>
    <w:rsid w:val="003576B7"/>
    <w:rsid w:val="00357DDE"/>
    <w:rsid w:val="003607B4"/>
    <w:rsid w:val="003622C4"/>
    <w:rsid w:val="00363489"/>
    <w:rsid w:val="00363CE8"/>
    <w:rsid w:val="00364370"/>
    <w:rsid w:val="0036491D"/>
    <w:rsid w:val="003653ED"/>
    <w:rsid w:val="0036540C"/>
    <w:rsid w:val="00365789"/>
    <w:rsid w:val="00365BBF"/>
    <w:rsid w:val="0036736A"/>
    <w:rsid w:val="00370078"/>
    <w:rsid w:val="00371848"/>
    <w:rsid w:val="00372799"/>
    <w:rsid w:val="00372B94"/>
    <w:rsid w:val="00373932"/>
    <w:rsid w:val="003741DA"/>
    <w:rsid w:val="00375316"/>
    <w:rsid w:val="0037547D"/>
    <w:rsid w:val="003756D4"/>
    <w:rsid w:val="00375913"/>
    <w:rsid w:val="003762C5"/>
    <w:rsid w:val="00376380"/>
    <w:rsid w:val="003765BC"/>
    <w:rsid w:val="00376944"/>
    <w:rsid w:val="003812C8"/>
    <w:rsid w:val="0038206A"/>
    <w:rsid w:val="0038346A"/>
    <w:rsid w:val="00383FBC"/>
    <w:rsid w:val="00384918"/>
    <w:rsid w:val="003872FD"/>
    <w:rsid w:val="00392F62"/>
    <w:rsid w:val="003930E0"/>
    <w:rsid w:val="00393808"/>
    <w:rsid w:val="00395F26"/>
    <w:rsid w:val="00396656"/>
    <w:rsid w:val="003977EA"/>
    <w:rsid w:val="003979D2"/>
    <w:rsid w:val="00397FDC"/>
    <w:rsid w:val="003A0DBE"/>
    <w:rsid w:val="003A1E51"/>
    <w:rsid w:val="003A378D"/>
    <w:rsid w:val="003A41D7"/>
    <w:rsid w:val="003A5DE5"/>
    <w:rsid w:val="003A6782"/>
    <w:rsid w:val="003A6A19"/>
    <w:rsid w:val="003A6EA3"/>
    <w:rsid w:val="003B027B"/>
    <w:rsid w:val="003B093E"/>
    <w:rsid w:val="003B2C34"/>
    <w:rsid w:val="003B30DA"/>
    <w:rsid w:val="003B3B96"/>
    <w:rsid w:val="003B3F25"/>
    <w:rsid w:val="003B40D5"/>
    <w:rsid w:val="003B5337"/>
    <w:rsid w:val="003B5686"/>
    <w:rsid w:val="003B6D9E"/>
    <w:rsid w:val="003C08AF"/>
    <w:rsid w:val="003C0BC7"/>
    <w:rsid w:val="003C112D"/>
    <w:rsid w:val="003C1AB9"/>
    <w:rsid w:val="003C205D"/>
    <w:rsid w:val="003C2BB2"/>
    <w:rsid w:val="003C398E"/>
    <w:rsid w:val="003C40F1"/>
    <w:rsid w:val="003C53DF"/>
    <w:rsid w:val="003C5C8D"/>
    <w:rsid w:val="003C690A"/>
    <w:rsid w:val="003C6BAB"/>
    <w:rsid w:val="003C745F"/>
    <w:rsid w:val="003C7BD5"/>
    <w:rsid w:val="003D0781"/>
    <w:rsid w:val="003D07E7"/>
    <w:rsid w:val="003D1321"/>
    <w:rsid w:val="003D37A8"/>
    <w:rsid w:val="003D3AC2"/>
    <w:rsid w:val="003D60EB"/>
    <w:rsid w:val="003D65F0"/>
    <w:rsid w:val="003D6D42"/>
    <w:rsid w:val="003D726D"/>
    <w:rsid w:val="003D7871"/>
    <w:rsid w:val="003D792D"/>
    <w:rsid w:val="003E033B"/>
    <w:rsid w:val="003E155F"/>
    <w:rsid w:val="003E1F3F"/>
    <w:rsid w:val="003E34D3"/>
    <w:rsid w:val="003E3DC2"/>
    <w:rsid w:val="003E4644"/>
    <w:rsid w:val="003E4A7F"/>
    <w:rsid w:val="003E64C0"/>
    <w:rsid w:val="003E723B"/>
    <w:rsid w:val="003F09C1"/>
    <w:rsid w:val="003F101C"/>
    <w:rsid w:val="003F2F0E"/>
    <w:rsid w:val="003F3F49"/>
    <w:rsid w:val="003F4096"/>
    <w:rsid w:val="003F4E5E"/>
    <w:rsid w:val="003F5492"/>
    <w:rsid w:val="003F57CF"/>
    <w:rsid w:val="003F72B4"/>
    <w:rsid w:val="003F7C40"/>
    <w:rsid w:val="004006A0"/>
    <w:rsid w:val="00401770"/>
    <w:rsid w:val="00401F13"/>
    <w:rsid w:val="0040261A"/>
    <w:rsid w:val="004026AD"/>
    <w:rsid w:val="0040417F"/>
    <w:rsid w:val="00404B59"/>
    <w:rsid w:val="004053CF"/>
    <w:rsid w:val="004059AB"/>
    <w:rsid w:val="00406FF4"/>
    <w:rsid w:val="004073DB"/>
    <w:rsid w:val="004073FD"/>
    <w:rsid w:val="00407BAB"/>
    <w:rsid w:val="004109D2"/>
    <w:rsid w:val="00411069"/>
    <w:rsid w:val="00411B80"/>
    <w:rsid w:val="004124E9"/>
    <w:rsid w:val="00413600"/>
    <w:rsid w:val="00413FFA"/>
    <w:rsid w:val="0041437E"/>
    <w:rsid w:val="00414772"/>
    <w:rsid w:val="00417F72"/>
    <w:rsid w:val="004248E8"/>
    <w:rsid w:val="0042665E"/>
    <w:rsid w:val="00427896"/>
    <w:rsid w:val="00430BF8"/>
    <w:rsid w:val="00431079"/>
    <w:rsid w:val="0043294A"/>
    <w:rsid w:val="004341A1"/>
    <w:rsid w:val="0043455C"/>
    <w:rsid w:val="004353AC"/>
    <w:rsid w:val="00435DCA"/>
    <w:rsid w:val="0043663D"/>
    <w:rsid w:val="004366EE"/>
    <w:rsid w:val="00441430"/>
    <w:rsid w:val="00442DA4"/>
    <w:rsid w:val="004436DA"/>
    <w:rsid w:val="004439FF"/>
    <w:rsid w:val="00443DA5"/>
    <w:rsid w:val="0044409F"/>
    <w:rsid w:val="00446D58"/>
    <w:rsid w:val="004501AE"/>
    <w:rsid w:val="00450408"/>
    <w:rsid w:val="00450CEA"/>
    <w:rsid w:val="0045229C"/>
    <w:rsid w:val="004529CF"/>
    <w:rsid w:val="0045493C"/>
    <w:rsid w:val="00454E9C"/>
    <w:rsid w:val="00455878"/>
    <w:rsid w:val="00455AC0"/>
    <w:rsid w:val="00457757"/>
    <w:rsid w:val="00457EB3"/>
    <w:rsid w:val="00457EE4"/>
    <w:rsid w:val="00460BF9"/>
    <w:rsid w:val="00461255"/>
    <w:rsid w:val="00462732"/>
    <w:rsid w:val="0046353B"/>
    <w:rsid w:val="00463B54"/>
    <w:rsid w:val="00463D53"/>
    <w:rsid w:val="00463E3B"/>
    <w:rsid w:val="00464744"/>
    <w:rsid w:val="00466A30"/>
    <w:rsid w:val="00467713"/>
    <w:rsid w:val="004704AF"/>
    <w:rsid w:val="0047050B"/>
    <w:rsid w:val="00470781"/>
    <w:rsid w:val="00470911"/>
    <w:rsid w:val="004720E1"/>
    <w:rsid w:val="004733D4"/>
    <w:rsid w:val="00476D7D"/>
    <w:rsid w:val="00477275"/>
    <w:rsid w:val="00480387"/>
    <w:rsid w:val="004819DF"/>
    <w:rsid w:val="00482BCD"/>
    <w:rsid w:val="0048345B"/>
    <w:rsid w:val="00485CFE"/>
    <w:rsid w:val="00487560"/>
    <w:rsid w:val="00487F59"/>
    <w:rsid w:val="00490454"/>
    <w:rsid w:val="0049185F"/>
    <w:rsid w:val="004922B9"/>
    <w:rsid w:val="00492A95"/>
    <w:rsid w:val="00492AB6"/>
    <w:rsid w:val="0049363F"/>
    <w:rsid w:val="00493817"/>
    <w:rsid w:val="004948E6"/>
    <w:rsid w:val="0049506E"/>
    <w:rsid w:val="00495FEC"/>
    <w:rsid w:val="00496023"/>
    <w:rsid w:val="00496686"/>
    <w:rsid w:val="0049704B"/>
    <w:rsid w:val="004977B1"/>
    <w:rsid w:val="004A1A17"/>
    <w:rsid w:val="004A2AE6"/>
    <w:rsid w:val="004A34BB"/>
    <w:rsid w:val="004A66C5"/>
    <w:rsid w:val="004A7746"/>
    <w:rsid w:val="004B0574"/>
    <w:rsid w:val="004B12D6"/>
    <w:rsid w:val="004B23D3"/>
    <w:rsid w:val="004B2969"/>
    <w:rsid w:val="004B3058"/>
    <w:rsid w:val="004B3726"/>
    <w:rsid w:val="004B4767"/>
    <w:rsid w:val="004B68C6"/>
    <w:rsid w:val="004B7CC9"/>
    <w:rsid w:val="004C10AC"/>
    <w:rsid w:val="004C15E1"/>
    <w:rsid w:val="004C1647"/>
    <w:rsid w:val="004C2326"/>
    <w:rsid w:val="004C241C"/>
    <w:rsid w:val="004C2D16"/>
    <w:rsid w:val="004C3110"/>
    <w:rsid w:val="004C3DAC"/>
    <w:rsid w:val="004C5DA7"/>
    <w:rsid w:val="004C7197"/>
    <w:rsid w:val="004D0349"/>
    <w:rsid w:val="004D0E54"/>
    <w:rsid w:val="004D1822"/>
    <w:rsid w:val="004D26FE"/>
    <w:rsid w:val="004D3526"/>
    <w:rsid w:val="004D4FFB"/>
    <w:rsid w:val="004D5B17"/>
    <w:rsid w:val="004D78EF"/>
    <w:rsid w:val="004E09F9"/>
    <w:rsid w:val="004E1923"/>
    <w:rsid w:val="004E1FC7"/>
    <w:rsid w:val="004E2841"/>
    <w:rsid w:val="004E46BC"/>
    <w:rsid w:val="004E62FC"/>
    <w:rsid w:val="004E686B"/>
    <w:rsid w:val="004F0E73"/>
    <w:rsid w:val="004F1626"/>
    <w:rsid w:val="004F178B"/>
    <w:rsid w:val="004F276C"/>
    <w:rsid w:val="004F4350"/>
    <w:rsid w:val="004F4382"/>
    <w:rsid w:val="004F45CA"/>
    <w:rsid w:val="004F5131"/>
    <w:rsid w:val="004F557A"/>
    <w:rsid w:val="004F67D3"/>
    <w:rsid w:val="00501A25"/>
    <w:rsid w:val="005027EF"/>
    <w:rsid w:val="005028D3"/>
    <w:rsid w:val="005044AD"/>
    <w:rsid w:val="0050472A"/>
    <w:rsid w:val="00504832"/>
    <w:rsid w:val="00506160"/>
    <w:rsid w:val="00506241"/>
    <w:rsid w:val="00506919"/>
    <w:rsid w:val="00507786"/>
    <w:rsid w:val="00511AB1"/>
    <w:rsid w:val="00513328"/>
    <w:rsid w:val="00513D06"/>
    <w:rsid w:val="00515745"/>
    <w:rsid w:val="0051678F"/>
    <w:rsid w:val="00521292"/>
    <w:rsid w:val="0052274F"/>
    <w:rsid w:val="00522C46"/>
    <w:rsid w:val="005237B6"/>
    <w:rsid w:val="00525D72"/>
    <w:rsid w:val="005271F0"/>
    <w:rsid w:val="00527465"/>
    <w:rsid w:val="0052776D"/>
    <w:rsid w:val="00527A11"/>
    <w:rsid w:val="005301A3"/>
    <w:rsid w:val="00530E82"/>
    <w:rsid w:val="00532FD7"/>
    <w:rsid w:val="005333BE"/>
    <w:rsid w:val="00533C8C"/>
    <w:rsid w:val="0053457C"/>
    <w:rsid w:val="00534D28"/>
    <w:rsid w:val="00540FEA"/>
    <w:rsid w:val="00541224"/>
    <w:rsid w:val="005420E2"/>
    <w:rsid w:val="00542CB8"/>
    <w:rsid w:val="005437C5"/>
    <w:rsid w:val="00544B42"/>
    <w:rsid w:val="005452EA"/>
    <w:rsid w:val="005459FA"/>
    <w:rsid w:val="00545AFE"/>
    <w:rsid w:val="00545B0B"/>
    <w:rsid w:val="00546DD5"/>
    <w:rsid w:val="00546EAD"/>
    <w:rsid w:val="00551BAD"/>
    <w:rsid w:val="0055395F"/>
    <w:rsid w:val="00555039"/>
    <w:rsid w:val="0055537A"/>
    <w:rsid w:val="005578F1"/>
    <w:rsid w:val="00560425"/>
    <w:rsid w:val="005609BA"/>
    <w:rsid w:val="005620F5"/>
    <w:rsid w:val="00562E2B"/>
    <w:rsid w:val="00563C93"/>
    <w:rsid w:val="0056467F"/>
    <w:rsid w:val="00564A25"/>
    <w:rsid w:val="00564F01"/>
    <w:rsid w:val="00565722"/>
    <w:rsid w:val="00566F10"/>
    <w:rsid w:val="005671F3"/>
    <w:rsid w:val="00567906"/>
    <w:rsid w:val="00570177"/>
    <w:rsid w:val="00571B15"/>
    <w:rsid w:val="00574970"/>
    <w:rsid w:val="005749F1"/>
    <w:rsid w:val="00574CFA"/>
    <w:rsid w:val="005754BD"/>
    <w:rsid w:val="00576CB8"/>
    <w:rsid w:val="00576D1C"/>
    <w:rsid w:val="00577C80"/>
    <w:rsid w:val="00577E33"/>
    <w:rsid w:val="005814F6"/>
    <w:rsid w:val="005839E1"/>
    <w:rsid w:val="00584E69"/>
    <w:rsid w:val="005852F2"/>
    <w:rsid w:val="00585950"/>
    <w:rsid w:val="005872CA"/>
    <w:rsid w:val="005873BD"/>
    <w:rsid w:val="00587FB3"/>
    <w:rsid w:val="0059036C"/>
    <w:rsid w:val="005914BC"/>
    <w:rsid w:val="00591931"/>
    <w:rsid w:val="0059203A"/>
    <w:rsid w:val="005921DD"/>
    <w:rsid w:val="00592939"/>
    <w:rsid w:val="00594DC4"/>
    <w:rsid w:val="005966BA"/>
    <w:rsid w:val="005A0046"/>
    <w:rsid w:val="005A0EE6"/>
    <w:rsid w:val="005A1C39"/>
    <w:rsid w:val="005A5182"/>
    <w:rsid w:val="005A681B"/>
    <w:rsid w:val="005A7882"/>
    <w:rsid w:val="005B1208"/>
    <w:rsid w:val="005B380E"/>
    <w:rsid w:val="005B3BAF"/>
    <w:rsid w:val="005B5428"/>
    <w:rsid w:val="005B609E"/>
    <w:rsid w:val="005B6E0A"/>
    <w:rsid w:val="005B74FD"/>
    <w:rsid w:val="005B7E0D"/>
    <w:rsid w:val="005C00CF"/>
    <w:rsid w:val="005C03AD"/>
    <w:rsid w:val="005C0AAE"/>
    <w:rsid w:val="005C2254"/>
    <w:rsid w:val="005C2751"/>
    <w:rsid w:val="005C2BBC"/>
    <w:rsid w:val="005C3214"/>
    <w:rsid w:val="005C35E8"/>
    <w:rsid w:val="005C3E0E"/>
    <w:rsid w:val="005C3E34"/>
    <w:rsid w:val="005C403F"/>
    <w:rsid w:val="005C4701"/>
    <w:rsid w:val="005D07A5"/>
    <w:rsid w:val="005D0984"/>
    <w:rsid w:val="005D1A68"/>
    <w:rsid w:val="005D2E71"/>
    <w:rsid w:val="005D37D1"/>
    <w:rsid w:val="005D398E"/>
    <w:rsid w:val="005D4392"/>
    <w:rsid w:val="005D47DD"/>
    <w:rsid w:val="005D5F3E"/>
    <w:rsid w:val="005D70B3"/>
    <w:rsid w:val="005D797B"/>
    <w:rsid w:val="005D7EB1"/>
    <w:rsid w:val="005E07D7"/>
    <w:rsid w:val="005E1AAC"/>
    <w:rsid w:val="005E33B6"/>
    <w:rsid w:val="005E3764"/>
    <w:rsid w:val="005E460A"/>
    <w:rsid w:val="005E6018"/>
    <w:rsid w:val="005E7EB3"/>
    <w:rsid w:val="005E7F0C"/>
    <w:rsid w:val="005F0B37"/>
    <w:rsid w:val="005F138C"/>
    <w:rsid w:val="005F18C9"/>
    <w:rsid w:val="005F2380"/>
    <w:rsid w:val="005F2AEA"/>
    <w:rsid w:val="005F30D0"/>
    <w:rsid w:val="005F5187"/>
    <w:rsid w:val="005F5726"/>
    <w:rsid w:val="005F5D81"/>
    <w:rsid w:val="005F64D5"/>
    <w:rsid w:val="005F7920"/>
    <w:rsid w:val="005F7DC5"/>
    <w:rsid w:val="0060038E"/>
    <w:rsid w:val="006007A4"/>
    <w:rsid w:val="00601D15"/>
    <w:rsid w:val="006027C5"/>
    <w:rsid w:val="00603485"/>
    <w:rsid w:val="00603964"/>
    <w:rsid w:val="00603FB2"/>
    <w:rsid w:val="006047B3"/>
    <w:rsid w:val="00605174"/>
    <w:rsid w:val="006058B0"/>
    <w:rsid w:val="00605ED5"/>
    <w:rsid w:val="006061DF"/>
    <w:rsid w:val="00607C6B"/>
    <w:rsid w:val="006103F6"/>
    <w:rsid w:val="00610A73"/>
    <w:rsid w:val="00610C4B"/>
    <w:rsid w:val="006110B4"/>
    <w:rsid w:val="00611168"/>
    <w:rsid w:val="00611B4B"/>
    <w:rsid w:val="00612827"/>
    <w:rsid w:val="006137B4"/>
    <w:rsid w:val="006138F1"/>
    <w:rsid w:val="00617361"/>
    <w:rsid w:val="00623C5B"/>
    <w:rsid w:val="0062424C"/>
    <w:rsid w:val="00624673"/>
    <w:rsid w:val="006254AB"/>
    <w:rsid w:val="006254ED"/>
    <w:rsid w:val="00627155"/>
    <w:rsid w:val="00627D29"/>
    <w:rsid w:val="00630180"/>
    <w:rsid w:val="00630BAB"/>
    <w:rsid w:val="006313B8"/>
    <w:rsid w:val="00631956"/>
    <w:rsid w:val="006324DB"/>
    <w:rsid w:val="00632B11"/>
    <w:rsid w:val="0063365A"/>
    <w:rsid w:val="006353A4"/>
    <w:rsid w:val="00636492"/>
    <w:rsid w:val="00636AFF"/>
    <w:rsid w:val="00637108"/>
    <w:rsid w:val="00637B10"/>
    <w:rsid w:val="006406DC"/>
    <w:rsid w:val="00641911"/>
    <w:rsid w:val="00641BD8"/>
    <w:rsid w:val="00642219"/>
    <w:rsid w:val="006436DA"/>
    <w:rsid w:val="00643A10"/>
    <w:rsid w:val="00643A83"/>
    <w:rsid w:val="006443E4"/>
    <w:rsid w:val="00644B5B"/>
    <w:rsid w:val="00644DF1"/>
    <w:rsid w:val="00645BFD"/>
    <w:rsid w:val="0064623F"/>
    <w:rsid w:val="00646661"/>
    <w:rsid w:val="00647249"/>
    <w:rsid w:val="00650E25"/>
    <w:rsid w:val="00650E87"/>
    <w:rsid w:val="0065210A"/>
    <w:rsid w:val="00653EA9"/>
    <w:rsid w:val="006548C1"/>
    <w:rsid w:val="00655F03"/>
    <w:rsid w:val="00656E90"/>
    <w:rsid w:val="006606B8"/>
    <w:rsid w:val="00660B94"/>
    <w:rsid w:val="00660C90"/>
    <w:rsid w:val="00661C04"/>
    <w:rsid w:val="00661E85"/>
    <w:rsid w:val="0066211B"/>
    <w:rsid w:val="00662147"/>
    <w:rsid w:val="00662389"/>
    <w:rsid w:val="006625F3"/>
    <w:rsid w:val="006637BD"/>
    <w:rsid w:val="00663BF5"/>
    <w:rsid w:val="00664CA9"/>
    <w:rsid w:val="00664EC0"/>
    <w:rsid w:val="00665BB0"/>
    <w:rsid w:val="006668DF"/>
    <w:rsid w:val="00667BD0"/>
    <w:rsid w:val="00671C17"/>
    <w:rsid w:val="006745B9"/>
    <w:rsid w:val="006752D7"/>
    <w:rsid w:val="00676BF9"/>
    <w:rsid w:val="00677D29"/>
    <w:rsid w:val="00677D6D"/>
    <w:rsid w:val="0068058B"/>
    <w:rsid w:val="00680B33"/>
    <w:rsid w:val="006813C6"/>
    <w:rsid w:val="00681FB7"/>
    <w:rsid w:val="00682EA1"/>
    <w:rsid w:val="00683430"/>
    <w:rsid w:val="0068418A"/>
    <w:rsid w:val="006872CF"/>
    <w:rsid w:val="00687866"/>
    <w:rsid w:val="00687947"/>
    <w:rsid w:val="00687A85"/>
    <w:rsid w:val="00690AC9"/>
    <w:rsid w:val="00690DC2"/>
    <w:rsid w:val="0069139A"/>
    <w:rsid w:val="00691448"/>
    <w:rsid w:val="0069162A"/>
    <w:rsid w:val="00693B39"/>
    <w:rsid w:val="00695026"/>
    <w:rsid w:val="00695CEE"/>
    <w:rsid w:val="00696472"/>
    <w:rsid w:val="006968DD"/>
    <w:rsid w:val="0069795E"/>
    <w:rsid w:val="00697F9D"/>
    <w:rsid w:val="006A0D3C"/>
    <w:rsid w:val="006A282D"/>
    <w:rsid w:val="006A3121"/>
    <w:rsid w:val="006A43A3"/>
    <w:rsid w:val="006A45BA"/>
    <w:rsid w:val="006A5B0F"/>
    <w:rsid w:val="006A5BFB"/>
    <w:rsid w:val="006A6DE0"/>
    <w:rsid w:val="006A73F8"/>
    <w:rsid w:val="006B04F2"/>
    <w:rsid w:val="006B1107"/>
    <w:rsid w:val="006B1E79"/>
    <w:rsid w:val="006B2B6C"/>
    <w:rsid w:val="006B5FAD"/>
    <w:rsid w:val="006C00E2"/>
    <w:rsid w:val="006C13E0"/>
    <w:rsid w:val="006C1CB5"/>
    <w:rsid w:val="006C2EB5"/>
    <w:rsid w:val="006C369D"/>
    <w:rsid w:val="006C4024"/>
    <w:rsid w:val="006C4A4E"/>
    <w:rsid w:val="006C5951"/>
    <w:rsid w:val="006C6E05"/>
    <w:rsid w:val="006C738F"/>
    <w:rsid w:val="006D1229"/>
    <w:rsid w:val="006D1A8D"/>
    <w:rsid w:val="006D3705"/>
    <w:rsid w:val="006D5143"/>
    <w:rsid w:val="006D590F"/>
    <w:rsid w:val="006D7130"/>
    <w:rsid w:val="006E0449"/>
    <w:rsid w:val="006E147D"/>
    <w:rsid w:val="006E2CA2"/>
    <w:rsid w:val="006E39B1"/>
    <w:rsid w:val="006E44A8"/>
    <w:rsid w:val="006E56FC"/>
    <w:rsid w:val="006E5CB4"/>
    <w:rsid w:val="006E61DF"/>
    <w:rsid w:val="006E6BEF"/>
    <w:rsid w:val="006F101C"/>
    <w:rsid w:val="006F134C"/>
    <w:rsid w:val="006F1480"/>
    <w:rsid w:val="006F4166"/>
    <w:rsid w:val="006F4484"/>
    <w:rsid w:val="006F5C52"/>
    <w:rsid w:val="006F5F4F"/>
    <w:rsid w:val="00701587"/>
    <w:rsid w:val="00702B3F"/>
    <w:rsid w:val="00703206"/>
    <w:rsid w:val="00703549"/>
    <w:rsid w:val="00704099"/>
    <w:rsid w:val="00704CE6"/>
    <w:rsid w:val="00705631"/>
    <w:rsid w:val="007059CB"/>
    <w:rsid w:val="00706565"/>
    <w:rsid w:val="0070676B"/>
    <w:rsid w:val="00706AA0"/>
    <w:rsid w:val="007070EE"/>
    <w:rsid w:val="00707D0E"/>
    <w:rsid w:val="00710299"/>
    <w:rsid w:val="007107C5"/>
    <w:rsid w:val="007120B7"/>
    <w:rsid w:val="00712576"/>
    <w:rsid w:val="00712F9F"/>
    <w:rsid w:val="00713D8A"/>
    <w:rsid w:val="007140BD"/>
    <w:rsid w:val="00715265"/>
    <w:rsid w:val="007178B6"/>
    <w:rsid w:val="00717E6A"/>
    <w:rsid w:val="00720558"/>
    <w:rsid w:val="007209FA"/>
    <w:rsid w:val="00720EBB"/>
    <w:rsid w:val="00722932"/>
    <w:rsid w:val="00723ABC"/>
    <w:rsid w:val="007245ED"/>
    <w:rsid w:val="00725B09"/>
    <w:rsid w:val="007263C4"/>
    <w:rsid w:val="00730F4D"/>
    <w:rsid w:val="00730F5A"/>
    <w:rsid w:val="00731C11"/>
    <w:rsid w:val="0073302D"/>
    <w:rsid w:val="00734452"/>
    <w:rsid w:val="00734A2A"/>
    <w:rsid w:val="007350BC"/>
    <w:rsid w:val="007357D2"/>
    <w:rsid w:val="0073681E"/>
    <w:rsid w:val="00736F13"/>
    <w:rsid w:val="00736FA3"/>
    <w:rsid w:val="0073789C"/>
    <w:rsid w:val="007409CA"/>
    <w:rsid w:val="00741767"/>
    <w:rsid w:val="00741805"/>
    <w:rsid w:val="00742020"/>
    <w:rsid w:val="0074279F"/>
    <w:rsid w:val="00743CF3"/>
    <w:rsid w:val="00744044"/>
    <w:rsid w:val="007445A6"/>
    <w:rsid w:val="00745870"/>
    <w:rsid w:val="00746DD8"/>
    <w:rsid w:val="00747D77"/>
    <w:rsid w:val="0075054B"/>
    <w:rsid w:val="007510D6"/>
    <w:rsid w:val="007521AA"/>
    <w:rsid w:val="00752714"/>
    <w:rsid w:val="007530BA"/>
    <w:rsid w:val="007556FC"/>
    <w:rsid w:val="00756897"/>
    <w:rsid w:val="00757DC0"/>
    <w:rsid w:val="00760563"/>
    <w:rsid w:val="007606BE"/>
    <w:rsid w:val="00760ABF"/>
    <w:rsid w:val="007617AB"/>
    <w:rsid w:val="00762849"/>
    <w:rsid w:val="00762B45"/>
    <w:rsid w:val="00762FC5"/>
    <w:rsid w:val="00763CFD"/>
    <w:rsid w:val="00763D1E"/>
    <w:rsid w:val="00765557"/>
    <w:rsid w:val="007662D6"/>
    <w:rsid w:val="00766DD8"/>
    <w:rsid w:val="007679FD"/>
    <w:rsid w:val="007728A4"/>
    <w:rsid w:val="00772C5C"/>
    <w:rsid w:val="007740FF"/>
    <w:rsid w:val="007751B6"/>
    <w:rsid w:val="007751CE"/>
    <w:rsid w:val="007761DF"/>
    <w:rsid w:val="00777962"/>
    <w:rsid w:val="00777CFA"/>
    <w:rsid w:val="007803BD"/>
    <w:rsid w:val="00781DD3"/>
    <w:rsid w:val="00781EEB"/>
    <w:rsid w:val="007835D1"/>
    <w:rsid w:val="00783DF4"/>
    <w:rsid w:val="007845C2"/>
    <w:rsid w:val="00784B6E"/>
    <w:rsid w:val="0078541E"/>
    <w:rsid w:val="00785BAE"/>
    <w:rsid w:val="00787831"/>
    <w:rsid w:val="007900C5"/>
    <w:rsid w:val="00790128"/>
    <w:rsid w:val="00790759"/>
    <w:rsid w:val="00791222"/>
    <w:rsid w:val="0079157E"/>
    <w:rsid w:val="00791FCC"/>
    <w:rsid w:val="007930EA"/>
    <w:rsid w:val="007932ED"/>
    <w:rsid w:val="00796EF2"/>
    <w:rsid w:val="007A1B1C"/>
    <w:rsid w:val="007A408B"/>
    <w:rsid w:val="007A423C"/>
    <w:rsid w:val="007A4DF9"/>
    <w:rsid w:val="007A5DD7"/>
    <w:rsid w:val="007A617A"/>
    <w:rsid w:val="007A62E4"/>
    <w:rsid w:val="007B0289"/>
    <w:rsid w:val="007B066E"/>
    <w:rsid w:val="007B09A6"/>
    <w:rsid w:val="007B0E85"/>
    <w:rsid w:val="007B1EF5"/>
    <w:rsid w:val="007B2608"/>
    <w:rsid w:val="007B3980"/>
    <w:rsid w:val="007B6390"/>
    <w:rsid w:val="007B6520"/>
    <w:rsid w:val="007B69CF"/>
    <w:rsid w:val="007B6DDB"/>
    <w:rsid w:val="007C01C8"/>
    <w:rsid w:val="007C050C"/>
    <w:rsid w:val="007C09AE"/>
    <w:rsid w:val="007C0F5D"/>
    <w:rsid w:val="007C1218"/>
    <w:rsid w:val="007C3717"/>
    <w:rsid w:val="007C6BAF"/>
    <w:rsid w:val="007C77B5"/>
    <w:rsid w:val="007C7EA5"/>
    <w:rsid w:val="007D30E9"/>
    <w:rsid w:val="007D517A"/>
    <w:rsid w:val="007D5C72"/>
    <w:rsid w:val="007D7E91"/>
    <w:rsid w:val="007E086D"/>
    <w:rsid w:val="007E13C9"/>
    <w:rsid w:val="007E2156"/>
    <w:rsid w:val="007E2416"/>
    <w:rsid w:val="007E274C"/>
    <w:rsid w:val="007E4264"/>
    <w:rsid w:val="007E4BE1"/>
    <w:rsid w:val="007E5031"/>
    <w:rsid w:val="007E51E8"/>
    <w:rsid w:val="007E68AE"/>
    <w:rsid w:val="007E7B7A"/>
    <w:rsid w:val="007F0277"/>
    <w:rsid w:val="007F143D"/>
    <w:rsid w:val="007F369A"/>
    <w:rsid w:val="007F62D1"/>
    <w:rsid w:val="007F7ABD"/>
    <w:rsid w:val="00802011"/>
    <w:rsid w:val="00802509"/>
    <w:rsid w:val="00802CB2"/>
    <w:rsid w:val="00805819"/>
    <w:rsid w:val="00806568"/>
    <w:rsid w:val="00806986"/>
    <w:rsid w:val="00806C3A"/>
    <w:rsid w:val="008079AA"/>
    <w:rsid w:val="00810CDB"/>
    <w:rsid w:val="00811713"/>
    <w:rsid w:val="00812814"/>
    <w:rsid w:val="00815E15"/>
    <w:rsid w:val="00817B7A"/>
    <w:rsid w:val="00817D2C"/>
    <w:rsid w:val="00821E31"/>
    <w:rsid w:val="008237F5"/>
    <w:rsid w:val="0082422F"/>
    <w:rsid w:val="00824532"/>
    <w:rsid w:val="008251A1"/>
    <w:rsid w:val="00826528"/>
    <w:rsid w:val="008268A6"/>
    <w:rsid w:val="00827AF3"/>
    <w:rsid w:val="0083031B"/>
    <w:rsid w:val="00830CB0"/>
    <w:rsid w:val="0083122E"/>
    <w:rsid w:val="00831A8A"/>
    <w:rsid w:val="008329AA"/>
    <w:rsid w:val="00833500"/>
    <w:rsid w:val="00834BEC"/>
    <w:rsid w:val="0083587F"/>
    <w:rsid w:val="00837AA7"/>
    <w:rsid w:val="00840826"/>
    <w:rsid w:val="00841129"/>
    <w:rsid w:val="0084188D"/>
    <w:rsid w:val="00841D54"/>
    <w:rsid w:val="008429B9"/>
    <w:rsid w:val="008430BD"/>
    <w:rsid w:val="008438EE"/>
    <w:rsid w:val="008462A7"/>
    <w:rsid w:val="00847089"/>
    <w:rsid w:val="00847885"/>
    <w:rsid w:val="00850670"/>
    <w:rsid w:val="00850DE4"/>
    <w:rsid w:val="00851439"/>
    <w:rsid w:val="00851DFB"/>
    <w:rsid w:val="008523B6"/>
    <w:rsid w:val="00854183"/>
    <w:rsid w:val="00856B77"/>
    <w:rsid w:val="00860084"/>
    <w:rsid w:val="008600E8"/>
    <w:rsid w:val="00860B4F"/>
    <w:rsid w:val="00862002"/>
    <w:rsid w:val="0086223F"/>
    <w:rsid w:val="00862E13"/>
    <w:rsid w:val="00863E38"/>
    <w:rsid w:val="00864580"/>
    <w:rsid w:val="008647E2"/>
    <w:rsid w:val="008676B1"/>
    <w:rsid w:val="008703DC"/>
    <w:rsid w:val="00870FAB"/>
    <w:rsid w:val="00873CC7"/>
    <w:rsid w:val="00876467"/>
    <w:rsid w:val="00876606"/>
    <w:rsid w:val="00876E3D"/>
    <w:rsid w:val="00876ECE"/>
    <w:rsid w:val="0087755C"/>
    <w:rsid w:val="008800D5"/>
    <w:rsid w:val="0088014A"/>
    <w:rsid w:val="008823E4"/>
    <w:rsid w:val="00883E5A"/>
    <w:rsid w:val="00883F30"/>
    <w:rsid w:val="00884F3A"/>
    <w:rsid w:val="0088562E"/>
    <w:rsid w:val="008858E0"/>
    <w:rsid w:val="00887125"/>
    <w:rsid w:val="00887139"/>
    <w:rsid w:val="00890FB9"/>
    <w:rsid w:val="008919F8"/>
    <w:rsid w:val="008962F9"/>
    <w:rsid w:val="008A0969"/>
    <w:rsid w:val="008A0C81"/>
    <w:rsid w:val="008A1406"/>
    <w:rsid w:val="008A1E44"/>
    <w:rsid w:val="008A1F52"/>
    <w:rsid w:val="008A3193"/>
    <w:rsid w:val="008A31B5"/>
    <w:rsid w:val="008A330A"/>
    <w:rsid w:val="008A3DC4"/>
    <w:rsid w:val="008A4974"/>
    <w:rsid w:val="008A4978"/>
    <w:rsid w:val="008A571D"/>
    <w:rsid w:val="008A5A2F"/>
    <w:rsid w:val="008A5E5C"/>
    <w:rsid w:val="008A60B6"/>
    <w:rsid w:val="008A74AB"/>
    <w:rsid w:val="008B0F86"/>
    <w:rsid w:val="008B132D"/>
    <w:rsid w:val="008B2452"/>
    <w:rsid w:val="008B3304"/>
    <w:rsid w:val="008B35B8"/>
    <w:rsid w:val="008B5068"/>
    <w:rsid w:val="008B586C"/>
    <w:rsid w:val="008B68DB"/>
    <w:rsid w:val="008C0A2F"/>
    <w:rsid w:val="008C1710"/>
    <w:rsid w:val="008C1A9C"/>
    <w:rsid w:val="008C4702"/>
    <w:rsid w:val="008C5036"/>
    <w:rsid w:val="008C614F"/>
    <w:rsid w:val="008C6F08"/>
    <w:rsid w:val="008D173E"/>
    <w:rsid w:val="008D2297"/>
    <w:rsid w:val="008D29F2"/>
    <w:rsid w:val="008D344B"/>
    <w:rsid w:val="008D5663"/>
    <w:rsid w:val="008D5993"/>
    <w:rsid w:val="008D5A17"/>
    <w:rsid w:val="008D76C3"/>
    <w:rsid w:val="008E05C3"/>
    <w:rsid w:val="008E13DC"/>
    <w:rsid w:val="008E1A55"/>
    <w:rsid w:val="008E2D45"/>
    <w:rsid w:val="008E4AFE"/>
    <w:rsid w:val="008E4B14"/>
    <w:rsid w:val="008E4CFA"/>
    <w:rsid w:val="008E5488"/>
    <w:rsid w:val="008E5E47"/>
    <w:rsid w:val="008E6363"/>
    <w:rsid w:val="008E7918"/>
    <w:rsid w:val="008E7EEB"/>
    <w:rsid w:val="008F014E"/>
    <w:rsid w:val="008F14FD"/>
    <w:rsid w:val="008F1DF6"/>
    <w:rsid w:val="008F56D0"/>
    <w:rsid w:val="008F5AF1"/>
    <w:rsid w:val="008F5D8A"/>
    <w:rsid w:val="008F6F62"/>
    <w:rsid w:val="008F79C4"/>
    <w:rsid w:val="00900D82"/>
    <w:rsid w:val="00902518"/>
    <w:rsid w:val="0090252D"/>
    <w:rsid w:val="0090276F"/>
    <w:rsid w:val="00902B18"/>
    <w:rsid w:val="009056D7"/>
    <w:rsid w:val="0090588C"/>
    <w:rsid w:val="00906376"/>
    <w:rsid w:val="0090723B"/>
    <w:rsid w:val="009076AD"/>
    <w:rsid w:val="0091295C"/>
    <w:rsid w:val="009129B4"/>
    <w:rsid w:val="009141B0"/>
    <w:rsid w:val="00914660"/>
    <w:rsid w:val="00914990"/>
    <w:rsid w:val="00916CE3"/>
    <w:rsid w:val="00920378"/>
    <w:rsid w:val="0092046E"/>
    <w:rsid w:val="009209B2"/>
    <w:rsid w:val="00920F57"/>
    <w:rsid w:val="00921D88"/>
    <w:rsid w:val="00922092"/>
    <w:rsid w:val="00922654"/>
    <w:rsid w:val="00922D24"/>
    <w:rsid w:val="00923918"/>
    <w:rsid w:val="009253F8"/>
    <w:rsid w:val="00925649"/>
    <w:rsid w:val="00925A46"/>
    <w:rsid w:val="0092725E"/>
    <w:rsid w:val="00927A88"/>
    <w:rsid w:val="00927F2D"/>
    <w:rsid w:val="00931151"/>
    <w:rsid w:val="00931841"/>
    <w:rsid w:val="0093184B"/>
    <w:rsid w:val="00931AB4"/>
    <w:rsid w:val="0093232B"/>
    <w:rsid w:val="009323A2"/>
    <w:rsid w:val="00933E66"/>
    <w:rsid w:val="00936449"/>
    <w:rsid w:val="00937D21"/>
    <w:rsid w:val="009407CC"/>
    <w:rsid w:val="00940F47"/>
    <w:rsid w:val="00941149"/>
    <w:rsid w:val="00941201"/>
    <w:rsid w:val="00941460"/>
    <w:rsid w:val="009423F2"/>
    <w:rsid w:val="00942B90"/>
    <w:rsid w:val="00944737"/>
    <w:rsid w:val="009451FA"/>
    <w:rsid w:val="00945FB7"/>
    <w:rsid w:val="0094751E"/>
    <w:rsid w:val="00947E70"/>
    <w:rsid w:val="00950F1B"/>
    <w:rsid w:val="00951A0D"/>
    <w:rsid w:val="00953A4E"/>
    <w:rsid w:val="0095474F"/>
    <w:rsid w:val="00956708"/>
    <w:rsid w:val="00960D7E"/>
    <w:rsid w:val="009613F6"/>
    <w:rsid w:val="00961584"/>
    <w:rsid w:val="0096233A"/>
    <w:rsid w:val="009629E3"/>
    <w:rsid w:val="00963B9D"/>
    <w:rsid w:val="009652E7"/>
    <w:rsid w:val="00965347"/>
    <w:rsid w:val="0096549C"/>
    <w:rsid w:val="0096586E"/>
    <w:rsid w:val="00965B8C"/>
    <w:rsid w:val="00966C3F"/>
    <w:rsid w:val="00967048"/>
    <w:rsid w:val="00967F46"/>
    <w:rsid w:val="009706F5"/>
    <w:rsid w:val="009709D8"/>
    <w:rsid w:val="009710A5"/>
    <w:rsid w:val="009719FA"/>
    <w:rsid w:val="00972760"/>
    <w:rsid w:val="00972FC1"/>
    <w:rsid w:val="0097471F"/>
    <w:rsid w:val="009747C4"/>
    <w:rsid w:val="00976901"/>
    <w:rsid w:val="00977140"/>
    <w:rsid w:val="009775EA"/>
    <w:rsid w:val="009779BF"/>
    <w:rsid w:val="009824BD"/>
    <w:rsid w:val="00983664"/>
    <w:rsid w:val="00984394"/>
    <w:rsid w:val="00984FE7"/>
    <w:rsid w:val="009853F0"/>
    <w:rsid w:val="00986465"/>
    <w:rsid w:val="0098685D"/>
    <w:rsid w:val="00987682"/>
    <w:rsid w:val="00990B43"/>
    <w:rsid w:val="009918CB"/>
    <w:rsid w:val="00992383"/>
    <w:rsid w:val="009945C2"/>
    <w:rsid w:val="00994C8B"/>
    <w:rsid w:val="0099561F"/>
    <w:rsid w:val="00997695"/>
    <w:rsid w:val="00997850"/>
    <w:rsid w:val="00997AE0"/>
    <w:rsid w:val="00997BDD"/>
    <w:rsid w:val="009A0273"/>
    <w:rsid w:val="009A0917"/>
    <w:rsid w:val="009A0E9F"/>
    <w:rsid w:val="009A1310"/>
    <w:rsid w:val="009A2054"/>
    <w:rsid w:val="009A26E9"/>
    <w:rsid w:val="009A406D"/>
    <w:rsid w:val="009A4968"/>
    <w:rsid w:val="009A6F44"/>
    <w:rsid w:val="009A729C"/>
    <w:rsid w:val="009A7BB7"/>
    <w:rsid w:val="009B4473"/>
    <w:rsid w:val="009B4B67"/>
    <w:rsid w:val="009B50E8"/>
    <w:rsid w:val="009B572F"/>
    <w:rsid w:val="009B57B4"/>
    <w:rsid w:val="009B5B77"/>
    <w:rsid w:val="009B6048"/>
    <w:rsid w:val="009B61C7"/>
    <w:rsid w:val="009B6D52"/>
    <w:rsid w:val="009C0FCA"/>
    <w:rsid w:val="009C20B8"/>
    <w:rsid w:val="009C30D8"/>
    <w:rsid w:val="009C35EB"/>
    <w:rsid w:val="009C3B74"/>
    <w:rsid w:val="009C3C61"/>
    <w:rsid w:val="009C5574"/>
    <w:rsid w:val="009C61BA"/>
    <w:rsid w:val="009C6793"/>
    <w:rsid w:val="009D07E9"/>
    <w:rsid w:val="009D2190"/>
    <w:rsid w:val="009D3F5F"/>
    <w:rsid w:val="009D40AD"/>
    <w:rsid w:val="009D5503"/>
    <w:rsid w:val="009D59F0"/>
    <w:rsid w:val="009D67EC"/>
    <w:rsid w:val="009E067E"/>
    <w:rsid w:val="009E0C16"/>
    <w:rsid w:val="009E1362"/>
    <w:rsid w:val="009E17C5"/>
    <w:rsid w:val="009E1FCF"/>
    <w:rsid w:val="009E41BB"/>
    <w:rsid w:val="009E4A3F"/>
    <w:rsid w:val="009E6ABF"/>
    <w:rsid w:val="009E6E45"/>
    <w:rsid w:val="009F054F"/>
    <w:rsid w:val="009F11C7"/>
    <w:rsid w:val="009F14C5"/>
    <w:rsid w:val="009F314C"/>
    <w:rsid w:val="009F34EF"/>
    <w:rsid w:val="009F396E"/>
    <w:rsid w:val="009F4552"/>
    <w:rsid w:val="009F4DCD"/>
    <w:rsid w:val="009F5715"/>
    <w:rsid w:val="009F6C2E"/>
    <w:rsid w:val="009F74E3"/>
    <w:rsid w:val="00A0114E"/>
    <w:rsid w:val="00A013B6"/>
    <w:rsid w:val="00A01DCC"/>
    <w:rsid w:val="00A04683"/>
    <w:rsid w:val="00A05B42"/>
    <w:rsid w:val="00A0697A"/>
    <w:rsid w:val="00A102B8"/>
    <w:rsid w:val="00A10934"/>
    <w:rsid w:val="00A10B2C"/>
    <w:rsid w:val="00A11EE2"/>
    <w:rsid w:val="00A12C33"/>
    <w:rsid w:val="00A12D44"/>
    <w:rsid w:val="00A12FB9"/>
    <w:rsid w:val="00A14D02"/>
    <w:rsid w:val="00A15665"/>
    <w:rsid w:val="00A15E99"/>
    <w:rsid w:val="00A162B8"/>
    <w:rsid w:val="00A16EC8"/>
    <w:rsid w:val="00A171A3"/>
    <w:rsid w:val="00A1767B"/>
    <w:rsid w:val="00A20174"/>
    <w:rsid w:val="00A21096"/>
    <w:rsid w:val="00A215F8"/>
    <w:rsid w:val="00A21620"/>
    <w:rsid w:val="00A21C79"/>
    <w:rsid w:val="00A2276A"/>
    <w:rsid w:val="00A22A6F"/>
    <w:rsid w:val="00A22CAD"/>
    <w:rsid w:val="00A22FAB"/>
    <w:rsid w:val="00A230C8"/>
    <w:rsid w:val="00A23196"/>
    <w:rsid w:val="00A23A0A"/>
    <w:rsid w:val="00A23CBE"/>
    <w:rsid w:val="00A24900"/>
    <w:rsid w:val="00A24C61"/>
    <w:rsid w:val="00A24F0B"/>
    <w:rsid w:val="00A265A0"/>
    <w:rsid w:val="00A2694A"/>
    <w:rsid w:val="00A27B82"/>
    <w:rsid w:val="00A27D01"/>
    <w:rsid w:val="00A30487"/>
    <w:rsid w:val="00A307D1"/>
    <w:rsid w:val="00A30D26"/>
    <w:rsid w:val="00A31B99"/>
    <w:rsid w:val="00A32AD6"/>
    <w:rsid w:val="00A32FBB"/>
    <w:rsid w:val="00A346E1"/>
    <w:rsid w:val="00A348EC"/>
    <w:rsid w:val="00A34DB4"/>
    <w:rsid w:val="00A352F4"/>
    <w:rsid w:val="00A35563"/>
    <w:rsid w:val="00A35A1C"/>
    <w:rsid w:val="00A35DC4"/>
    <w:rsid w:val="00A36A51"/>
    <w:rsid w:val="00A371A7"/>
    <w:rsid w:val="00A433F6"/>
    <w:rsid w:val="00A43CC1"/>
    <w:rsid w:val="00A4409F"/>
    <w:rsid w:val="00A44E3A"/>
    <w:rsid w:val="00A45662"/>
    <w:rsid w:val="00A46903"/>
    <w:rsid w:val="00A53200"/>
    <w:rsid w:val="00A54203"/>
    <w:rsid w:val="00A54769"/>
    <w:rsid w:val="00A54D9C"/>
    <w:rsid w:val="00A554A0"/>
    <w:rsid w:val="00A56597"/>
    <w:rsid w:val="00A56CC7"/>
    <w:rsid w:val="00A57C38"/>
    <w:rsid w:val="00A60CF5"/>
    <w:rsid w:val="00A6468A"/>
    <w:rsid w:val="00A64A24"/>
    <w:rsid w:val="00A657BA"/>
    <w:rsid w:val="00A6671F"/>
    <w:rsid w:val="00A66C5E"/>
    <w:rsid w:val="00A66C7F"/>
    <w:rsid w:val="00A670FE"/>
    <w:rsid w:val="00A71F79"/>
    <w:rsid w:val="00A728F4"/>
    <w:rsid w:val="00A72AC3"/>
    <w:rsid w:val="00A746C0"/>
    <w:rsid w:val="00A76677"/>
    <w:rsid w:val="00A80E2C"/>
    <w:rsid w:val="00A810BF"/>
    <w:rsid w:val="00A81801"/>
    <w:rsid w:val="00A82970"/>
    <w:rsid w:val="00A82A48"/>
    <w:rsid w:val="00A84C7D"/>
    <w:rsid w:val="00A909F6"/>
    <w:rsid w:val="00A90A8A"/>
    <w:rsid w:val="00A911A2"/>
    <w:rsid w:val="00A914E9"/>
    <w:rsid w:val="00A94955"/>
    <w:rsid w:val="00A95517"/>
    <w:rsid w:val="00A9589B"/>
    <w:rsid w:val="00A9594B"/>
    <w:rsid w:val="00A96C54"/>
    <w:rsid w:val="00A96FAA"/>
    <w:rsid w:val="00A97092"/>
    <w:rsid w:val="00A973C8"/>
    <w:rsid w:val="00A976AC"/>
    <w:rsid w:val="00A97B61"/>
    <w:rsid w:val="00A97D7F"/>
    <w:rsid w:val="00AA1634"/>
    <w:rsid w:val="00AA1B11"/>
    <w:rsid w:val="00AA1DC0"/>
    <w:rsid w:val="00AA1ED7"/>
    <w:rsid w:val="00AA2ABF"/>
    <w:rsid w:val="00AA37AF"/>
    <w:rsid w:val="00AA5617"/>
    <w:rsid w:val="00AB0381"/>
    <w:rsid w:val="00AB0C65"/>
    <w:rsid w:val="00AB0C6B"/>
    <w:rsid w:val="00AB0F1F"/>
    <w:rsid w:val="00AB3217"/>
    <w:rsid w:val="00AB452B"/>
    <w:rsid w:val="00AB4837"/>
    <w:rsid w:val="00AB5995"/>
    <w:rsid w:val="00AB6F69"/>
    <w:rsid w:val="00AC0D21"/>
    <w:rsid w:val="00AC15AE"/>
    <w:rsid w:val="00AC28B2"/>
    <w:rsid w:val="00AC3999"/>
    <w:rsid w:val="00AC54ED"/>
    <w:rsid w:val="00AC5858"/>
    <w:rsid w:val="00AC6235"/>
    <w:rsid w:val="00AC76AD"/>
    <w:rsid w:val="00AC7CBB"/>
    <w:rsid w:val="00AD12F7"/>
    <w:rsid w:val="00AD2436"/>
    <w:rsid w:val="00AD50D6"/>
    <w:rsid w:val="00AD6843"/>
    <w:rsid w:val="00AD77BF"/>
    <w:rsid w:val="00AE01D4"/>
    <w:rsid w:val="00AE224E"/>
    <w:rsid w:val="00AE3C19"/>
    <w:rsid w:val="00AE4616"/>
    <w:rsid w:val="00AE5605"/>
    <w:rsid w:val="00AE691F"/>
    <w:rsid w:val="00AE752F"/>
    <w:rsid w:val="00AE7A96"/>
    <w:rsid w:val="00AF0492"/>
    <w:rsid w:val="00AF1616"/>
    <w:rsid w:val="00AF2EB1"/>
    <w:rsid w:val="00AF37AC"/>
    <w:rsid w:val="00AF42F1"/>
    <w:rsid w:val="00AF4AD5"/>
    <w:rsid w:val="00AF4F94"/>
    <w:rsid w:val="00AF6607"/>
    <w:rsid w:val="00B01104"/>
    <w:rsid w:val="00B0197D"/>
    <w:rsid w:val="00B02098"/>
    <w:rsid w:val="00B034B1"/>
    <w:rsid w:val="00B03E16"/>
    <w:rsid w:val="00B07186"/>
    <w:rsid w:val="00B07B78"/>
    <w:rsid w:val="00B11296"/>
    <w:rsid w:val="00B1153D"/>
    <w:rsid w:val="00B11B75"/>
    <w:rsid w:val="00B1262D"/>
    <w:rsid w:val="00B13AB9"/>
    <w:rsid w:val="00B146AF"/>
    <w:rsid w:val="00B14805"/>
    <w:rsid w:val="00B152E6"/>
    <w:rsid w:val="00B15479"/>
    <w:rsid w:val="00B16BF5"/>
    <w:rsid w:val="00B205E9"/>
    <w:rsid w:val="00B225AF"/>
    <w:rsid w:val="00B227A5"/>
    <w:rsid w:val="00B22A44"/>
    <w:rsid w:val="00B23A54"/>
    <w:rsid w:val="00B243A0"/>
    <w:rsid w:val="00B25569"/>
    <w:rsid w:val="00B25CD7"/>
    <w:rsid w:val="00B25E71"/>
    <w:rsid w:val="00B30BBB"/>
    <w:rsid w:val="00B31370"/>
    <w:rsid w:val="00B35CE9"/>
    <w:rsid w:val="00B36511"/>
    <w:rsid w:val="00B367A8"/>
    <w:rsid w:val="00B37EE4"/>
    <w:rsid w:val="00B404A2"/>
    <w:rsid w:val="00B405EF"/>
    <w:rsid w:val="00B40B7B"/>
    <w:rsid w:val="00B411F2"/>
    <w:rsid w:val="00B41CAF"/>
    <w:rsid w:val="00B42324"/>
    <w:rsid w:val="00B42DEF"/>
    <w:rsid w:val="00B42E75"/>
    <w:rsid w:val="00B435BE"/>
    <w:rsid w:val="00B43EFA"/>
    <w:rsid w:val="00B43FFA"/>
    <w:rsid w:val="00B45524"/>
    <w:rsid w:val="00B455E1"/>
    <w:rsid w:val="00B466EC"/>
    <w:rsid w:val="00B46719"/>
    <w:rsid w:val="00B47047"/>
    <w:rsid w:val="00B47815"/>
    <w:rsid w:val="00B47D19"/>
    <w:rsid w:val="00B50172"/>
    <w:rsid w:val="00B51BD3"/>
    <w:rsid w:val="00B5258D"/>
    <w:rsid w:val="00B53642"/>
    <w:rsid w:val="00B54702"/>
    <w:rsid w:val="00B54727"/>
    <w:rsid w:val="00B55921"/>
    <w:rsid w:val="00B56470"/>
    <w:rsid w:val="00B57859"/>
    <w:rsid w:val="00B6191B"/>
    <w:rsid w:val="00B61E2F"/>
    <w:rsid w:val="00B62B13"/>
    <w:rsid w:val="00B632B8"/>
    <w:rsid w:val="00B63AB0"/>
    <w:rsid w:val="00B6401D"/>
    <w:rsid w:val="00B64A0D"/>
    <w:rsid w:val="00B657E5"/>
    <w:rsid w:val="00B661C4"/>
    <w:rsid w:val="00B677F3"/>
    <w:rsid w:val="00B720E9"/>
    <w:rsid w:val="00B73E97"/>
    <w:rsid w:val="00B73F0A"/>
    <w:rsid w:val="00B74B06"/>
    <w:rsid w:val="00B768E4"/>
    <w:rsid w:val="00B76AD9"/>
    <w:rsid w:val="00B76F6C"/>
    <w:rsid w:val="00B7720E"/>
    <w:rsid w:val="00B80071"/>
    <w:rsid w:val="00B80DC5"/>
    <w:rsid w:val="00B83CCA"/>
    <w:rsid w:val="00B84701"/>
    <w:rsid w:val="00B8583B"/>
    <w:rsid w:val="00B85BBA"/>
    <w:rsid w:val="00B86900"/>
    <w:rsid w:val="00B87CD2"/>
    <w:rsid w:val="00B91493"/>
    <w:rsid w:val="00B914C2"/>
    <w:rsid w:val="00B91A64"/>
    <w:rsid w:val="00B92287"/>
    <w:rsid w:val="00B9294E"/>
    <w:rsid w:val="00B9417F"/>
    <w:rsid w:val="00B9566E"/>
    <w:rsid w:val="00B96282"/>
    <w:rsid w:val="00B964DF"/>
    <w:rsid w:val="00B9666C"/>
    <w:rsid w:val="00B970B8"/>
    <w:rsid w:val="00BA0B16"/>
    <w:rsid w:val="00BA1DA0"/>
    <w:rsid w:val="00BA1F9F"/>
    <w:rsid w:val="00BA39B0"/>
    <w:rsid w:val="00BA3CEA"/>
    <w:rsid w:val="00BA4013"/>
    <w:rsid w:val="00BA4DBE"/>
    <w:rsid w:val="00BA50BD"/>
    <w:rsid w:val="00BA5118"/>
    <w:rsid w:val="00BA5A8C"/>
    <w:rsid w:val="00BA6972"/>
    <w:rsid w:val="00BA73EA"/>
    <w:rsid w:val="00BB2C09"/>
    <w:rsid w:val="00BB2E02"/>
    <w:rsid w:val="00BB3B81"/>
    <w:rsid w:val="00BB4242"/>
    <w:rsid w:val="00BB4439"/>
    <w:rsid w:val="00BB485F"/>
    <w:rsid w:val="00BB554F"/>
    <w:rsid w:val="00BB6059"/>
    <w:rsid w:val="00BC07A4"/>
    <w:rsid w:val="00BC153A"/>
    <w:rsid w:val="00BC2FC4"/>
    <w:rsid w:val="00BC30E5"/>
    <w:rsid w:val="00BC4031"/>
    <w:rsid w:val="00BC5011"/>
    <w:rsid w:val="00BC5D98"/>
    <w:rsid w:val="00BC6B4E"/>
    <w:rsid w:val="00BC6BCD"/>
    <w:rsid w:val="00BC7CAA"/>
    <w:rsid w:val="00BD0D8B"/>
    <w:rsid w:val="00BD127A"/>
    <w:rsid w:val="00BD22FA"/>
    <w:rsid w:val="00BD2980"/>
    <w:rsid w:val="00BD39D4"/>
    <w:rsid w:val="00BD4303"/>
    <w:rsid w:val="00BD7552"/>
    <w:rsid w:val="00BE05E1"/>
    <w:rsid w:val="00BE0784"/>
    <w:rsid w:val="00BE539E"/>
    <w:rsid w:val="00BE548F"/>
    <w:rsid w:val="00BE68CE"/>
    <w:rsid w:val="00BE6E39"/>
    <w:rsid w:val="00BF0674"/>
    <w:rsid w:val="00BF0A15"/>
    <w:rsid w:val="00BF1408"/>
    <w:rsid w:val="00BF16A0"/>
    <w:rsid w:val="00BF1E2E"/>
    <w:rsid w:val="00BF3847"/>
    <w:rsid w:val="00BF4DCC"/>
    <w:rsid w:val="00BF51C0"/>
    <w:rsid w:val="00BF5744"/>
    <w:rsid w:val="00BF58BF"/>
    <w:rsid w:val="00BF7D7A"/>
    <w:rsid w:val="00C002B9"/>
    <w:rsid w:val="00C02471"/>
    <w:rsid w:val="00C0276E"/>
    <w:rsid w:val="00C0399A"/>
    <w:rsid w:val="00C04410"/>
    <w:rsid w:val="00C04680"/>
    <w:rsid w:val="00C04709"/>
    <w:rsid w:val="00C05D8B"/>
    <w:rsid w:val="00C0648F"/>
    <w:rsid w:val="00C0657E"/>
    <w:rsid w:val="00C078AA"/>
    <w:rsid w:val="00C079D6"/>
    <w:rsid w:val="00C10669"/>
    <w:rsid w:val="00C10DFA"/>
    <w:rsid w:val="00C125BC"/>
    <w:rsid w:val="00C128F5"/>
    <w:rsid w:val="00C12C00"/>
    <w:rsid w:val="00C142C7"/>
    <w:rsid w:val="00C14AED"/>
    <w:rsid w:val="00C14DE0"/>
    <w:rsid w:val="00C15EAD"/>
    <w:rsid w:val="00C162F0"/>
    <w:rsid w:val="00C17182"/>
    <w:rsid w:val="00C17C74"/>
    <w:rsid w:val="00C2154F"/>
    <w:rsid w:val="00C230DB"/>
    <w:rsid w:val="00C27C29"/>
    <w:rsid w:val="00C301B8"/>
    <w:rsid w:val="00C31374"/>
    <w:rsid w:val="00C31499"/>
    <w:rsid w:val="00C31AF1"/>
    <w:rsid w:val="00C328AF"/>
    <w:rsid w:val="00C329ED"/>
    <w:rsid w:val="00C33331"/>
    <w:rsid w:val="00C34191"/>
    <w:rsid w:val="00C36C28"/>
    <w:rsid w:val="00C36E63"/>
    <w:rsid w:val="00C37823"/>
    <w:rsid w:val="00C40E72"/>
    <w:rsid w:val="00C411F4"/>
    <w:rsid w:val="00C423AB"/>
    <w:rsid w:val="00C42F8E"/>
    <w:rsid w:val="00C4351D"/>
    <w:rsid w:val="00C438BA"/>
    <w:rsid w:val="00C44AAE"/>
    <w:rsid w:val="00C44C95"/>
    <w:rsid w:val="00C44D41"/>
    <w:rsid w:val="00C45213"/>
    <w:rsid w:val="00C458E0"/>
    <w:rsid w:val="00C45BA5"/>
    <w:rsid w:val="00C45FE7"/>
    <w:rsid w:val="00C46B42"/>
    <w:rsid w:val="00C507FD"/>
    <w:rsid w:val="00C50DA3"/>
    <w:rsid w:val="00C51C10"/>
    <w:rsid w:val="00C52116"/>
    <w:rsid w:val="00C528D2"/>
    <w:rsid w:val="00C52E5D"/>
    <w:rsid w:val="00C5572A"/>
    <w:rsid w:val="00C574D7"/>
    <w:rsid w:val="00C6066C"/>
    <w:rsid w:val="00C60BC4"/>
    <w:rsid w:val="00C61E8B"/>
    <w:rsid w:val="00C62F50"/>
    <w:rsid w:val="00C63D60"/>
    <w:rsid w:val="00C641D2"/>
    <w:rsid w:val="00C64524"/>
    <w:rsid w:val="00C6463D"/>
    <w:rsid w:val="00C64889"/>
    <w:rsid w:val="00C677B4"/>
    <w:rsid w:val="00C67DBA"/>
    <w:rsid w:val="00C70087"/>
    <w:rsid w:val="00C7187D"/>
    <w:rsid w:val="00C725A4"/>
    <w:rsid w:val="00C72736"/>
    <w:rsid w:val="00C72FE6"/>
    <w:rsid w:val="00C7389C"/>
    <w:rsid w:val="00C74389"/>
    <w:rsid w:val="00C746C2"/>
    <w:rsid w:val="00C74C01"/>
    <w:rsid w:val="00C753EF"/>
    <w:rsid w:val="00C75DAA"/>
    <w:rsid w:val="00C76AB7"/>
    <w:rsid w:val="00C776BD"/>
    <w:rsid w:val="00C8047E"/>
    <w:rsid w:val="00C8097B"/>
    <w:rsid w:val="00C80BD5"/>
    <w:rsid w:val="00C82200"/>
    <w:rsid w:val="00C82464"/>
    <w:rsid w:val="00C8377D"/>
    <w:rsid w:val="00C83CEF"/>
    <w:rsid w:val="00C83D38"/>
    <w:rsid w:val="00C8594F"/>
    <w:rsid w:val="00C85ACB"/>
    <w:rsid w:val="00C87500"/>
    <w:rsid w:val="00C90085"/>
    <w:rsid w:val="00C90A22"/>
    <w:rsid w:val="00C92AE2"/>
    <w:rsid w:val="00C935A7"/>
    <w:rsid w:val="00C935F7"/>
    <w:rsid w:val="00C94E2C"/>
    <w:rsid w:val="00C94ECB"/>
    <w:rsid w:val="00C96225"/>
    <w:rsid w:val="00C96A3A"/>
    <w:rsid w:val="00C96CCA"/>
    <w:rsid w:val="00C976C0"/>
    <w:rsid w:val="00CA15DD"/>
    <w:rsid w:val="00CA1671"/>
    <w:rsid w:val="00CA33F3"/>
    <w:rsid w:val="00CA5029"/>
    <w:rsid w:val="00CA54D3"/>
    <w:rsid w:val="00CA70E9"/>
    <w:rsid w:val="00CB0A10"/>
    <w:rsid w:val="00CB14AE"/>
    <w:rsid w:val="00CB1E9A"/>
    <w:rsid w:val="00CB2B08"/>
    <w:rsid w:val="00CB3512"/>
    <w:rsid w:val="00CB3843"/>
    <w:rsid w:val="00CB4648"/>
    <w:rsid w:val="00CB4D5A"/>
    <w:rsid w:val="00CB5C02"/>
    <w:rsid w:val="00CB6BD3"/>
    <w:rsid w:val="00CB6E3D"/>
    <w:rsid w:val="00CC0BDE"/>
    <w:rsid w:val="00CC177D"/>
    <w:rsid w:val="00CC3043"/>
    <w:rsid w:val="00CC7796"/>
    <w:rsid w:val="00CC7F5D"/>
    <w:rsid w:val="00CC7FA7"/>
    <w:rsid w:val="00CD0D32"/>
    <w:rsid w:val="00CD116A"/>
    <w:rsid w:val="00CD2006"/>
    <w:rsid w:val="00CD315D"/>
    <w:rsid w:val="00CD36BF"/>
    <w:rsid w:val="00CD393C"/>
    <w:rsid w:val="00CD3E2D"/>
    <w:rsid w:val="00CD43F9"/>
    <w:rsid w:val="00CD44D8"/>
    <w:rsid w:val="00CD4A0F"/>
    <w:rsid w:val="00CD4E23"/>
    <w:rsid w:val="00CD6558"/>
    <w:rsid w:val="00CD7161"/>
    <w:rsid w:val="00CD7894"/>
    <w:rsid w:val="00CE05FD"/>
    <w:rsid w:val="00CE1516"/>
    <w:rsid w:val="00CE1523"/>
    <w:rsid w:val="00CE1D8E"/>
    <w:rsid w:val="00CE2954"/>
    <w:rsid w:val="00CE336B"/>
    <w:rsid w:val="00CE4EE9"/>
    <w:rsid w:val="00CF0E17"/>
    <w:rsid w:val="00CF1682"/>
    <w:rsid w:val="00CF1E5F"/>
    <w:rsid w:val="00CF2558"/>
    <w:rsid w:val="00CF2BA5"/>
    <w:rsid w:val="00CF2CA8"/>
    <w:rsid w:val="00CF2F68"/>
    <w:rsid w:val="00CF3FB6"/>
    <w:rsid w:val="00CF430E"/>
    <w:rsid w:val="00CF45D2"/>
    <w:rsid w:val="00CF5D9F"/>
    <w:rsid w:val="00CF6EBA"/>
    <w:rsid w:val="00D007B1"/>
    <w:rsid w:val="00D02445"/>
    <w:rsid w:val="00D0258B"/>
    <w:rsid w:val="00D026CF"/>
    <w:rsid w:val="00D05699"/>
    <w:rsid w:val="00D0575C"/>
    <w:rsid w:val="00D07DE0"/>
    <w:rsid w:val="00D10F82"/>
    <w:rsid w:val="00D15456"/>
    <w:rsid w:val="00D15503"/>
    <w:rsid w:val="00D169BC"/>
    <w:rsid w:val="00D21112"/>
    <w:rsid w:val="00D2136E"/>
    <w:rsid w:val="00D2236A"/>
    <w:rsid w:val="00D2267E"/>
    <w:rsid w:val="00D22E7D"/>
    <w:rsid w:val="00D23DD5"/>
    <w:rsid w:val="00D245D6"/>
    <w:rsid w:val="00D24646"/>
    <w:rsid w:val="00D24F49"/>
    <w:rsid w:val="00D25CBA"/>
    <w:rsid w:val="00D262C4"/>
    <w:rsid w:val="00D2633B"/>
    <w:rsid w:val="00D2695A"/>
    <w:rsid w:val="00D2759B"/>
    <w:rsid w:val="00D27795"/>
    <w:rsid w:val="00D27ED3"/>
    <w:rsid w:val="00D32609"/>
    <w:rsid w:val="00D32FA4"/>
    <w:rsid w:val="00D338BF"/>
    <w:rsid w:val="00D35623"/>
    <w:rsid w:val="00D36415"/>
    <w:rsid w:val="00D36B92"/>
    <w:rsid w:val="00D36BE1"/>
    <w:rsid w:val="00D3722E"/>
    <w:rsid w:val="00D3756C"/>
    <w:rsid w:val="00D40273"/>
    <w:rsid w:val="00D40D6F"/>
    <w:rsid w:val="00D417E5"/>
    <w:rsid w:val="00D41A1D"/>
    <w:rsid w:val="00D4264E"/>
    <w:rsid w:val="00D4280A"/>
    <w:rsid w:val="00D437C3"/>
    <w:rsid w:val="00D43AA9"/>
    <w:rsid w:val="00D4501C"/>
    <w:rsid w:val="00D452C3"/>
    <w:rsid w:val="00D45850"/>
    <w:rsid w:val="00D45D3F"/>
    <w:rsid w:val="00D46299"/>
    <w:rsid w:val="00D467A7"/>
    <w:rsid w:val="00D46A58"/>
    <w:rsid w:val="00D50B8E"/>
    <w:rsid w:val="00D515FF"/>
    <w:rsid w:val="00D52199"/>
    <w:rsid w:val="00D545F1"/>
    <w:rsid w:val="00D55245"/>
    <w:rsid w:val="00D556B9"/>
    <w:rsid w:val="00D5710C"/>
    <w:rsid w:val="00D57647"/>
    <w:rsid w:val="00D5811C"/>
    <w:rsid w:val="00D60879"/>
    <w:rsid w:val="00D6214E"/>
    <w:rsid w:val="00D632F8"/>
    <w:rsid w:val="00D65384"/>
    <w:rsid w:val="00D65DF1"/>
    <w:rsid w:val="00D66E82"/>
    <w:rsid w:val="00D67448"/>
    <w:rsid w:val="00D679A1"/>
    <w:rsid w:val="00D67F7F"/>
    <w:rsid w:val="00D704EF"/>
    <w:rsid w:val="00D70C89"/>
    <w:rsid w:val="00D71819"/>
    <w:rsid w:val="00D719DE"/>
    <w:rsid w:val="00D71EBF"/>
    <w:rsid w:val="00D72657"/>
    <w:rsid w:val="00D72798"/>
    <w:rsid w:val="00D73ADF"/>
    <w:rsid w:val="00D7401E"/>
    <w:rsid w:val="00D74706"/>
    <w:rsid w:val="00D7511D"/>
    <w:rsid w:val="00D7688E"/>
    <w:rsid w:val="00D76E3A"/>
    <w:rsid w:val="00D80C2F"/>
    <w:rsid w:val="00D80ED6"/>
    <w:rsid w:val="00D82B99"/>
    <w:rsid w:val="00D82FAC"/>
    <w:rsid w:val="00D83540"/>
    <w:rsid w:val="00D84165"/>
    <w:rsid w:val="00D84A11"/>
    <w:rsid w:val="00D84D60"/>
    <w:rsid w:val="00D85B51"/>
    <w:rsid w:val="00D87237"/>
    <w:rsid w:val="00D87B2D"/>
    <w:rsid w:val="00D909B0"/>
    <w:rsid w:val="00D916A1"/>
    <w:rsid w:val="00D919BF"/>
    <w:rsid w:val="00D93EC5"/>
    <w:rsid w:val="00D95681"/>
    <w:rsid w:val="00D95D41"/>
    <w:rsid w:val="00D95EAB"/>
    <w:rsid w:val="00DA237B"/>
    <w:rsid w:val="00DA2651"/>
    <w:rsid w:val="00DA3310"/>
    <w:rsid w:val="00DA34BA"/>
    <w:rsid w:val="00DA357C"/>
    <w:rsid w:val="00DA372B"/>
    <w:rsid w:val="00DA42FB"/>
    <w:rsid w:val="00DA5FFA"/>
    <w:rsid w:val="00DA6993"/>
    <w:rsid w:val="00DA6D4E"/>
    <w:rsid w:val="00DA7F1D"/>
    <w:rsid w:val="00DB0701"/>
    <w:rsid w:val="00DB0D17"/>
    <w:rsid w:val="00DB149B"/>
    <w:rsid w:val="00DB22D4"/>
    <w:rsid w:val="00DB2A13"/>
    <w:rsid w:val="00DB3CE1"/>
    <w:rsid w:val="00DB4474"/>
    <w:rsid w:val="00DB4899"/>
    <w:rsid w:val="00DB651E"/>
    <w:rsid w:val="00DB6609"/>
    <w:rsid w:val="00DB736D"/>
    <w:rsid w:val="00DC05D9"/>
    <w:rsid w:val="00DC068F"/>
    <w:rsid w:val="00DC07B3"/>
    <w:rsid w:val="00DC0B85"/>
    <w:rsid w:val="00DC1618"/>
    <w:rsid w:val="00DC281A"/>
    <w:rsid w:val="00DC290F"/>
    <w:rsid w:val="00DC2A91"/>
    <w:rsid w:val="00DC2EE5"/>
    <w:rsid w:val="00DC3E5D"/>
    <w:rsid w:val="00DC47DF"/>
    <w:rsid w:val="00DC6D8A"/>
    <w:rsid w:val="00DC75D2"/>
    <w:rsid w:val="00DD2090"/>
    <w:rsid w:val="00DD242E"/>
    <w:rsid w:val="00DD6031"/>
    <w:rsid w:val="00DD7049"/>
    <w:rsid w:val="00DD791D"/>
    <w:rsid w:val="00DE04CE"/>
    <w:rsid w:val="00DE209D"/>
    <w:rsid w:val="00DE43DD"/>
    <w:rsid w:val="00DE44EA"/>
    <w:rsid w:val="00DE450F"/>
    <w:rsid w:val="00DF0B49"/>
    <w:rsid w:val="00DF0E23"/>
    <w:rsid w:val="00DF1601"/>
    <w:rsid w:val="00DF1C15"/>
    <w:rsid w:val="00DF20CB"/>
    <w:rsid w:val="00DF3B4F"/>
    <w:rsid w:val="00DF43D7"/>
    <w:rsid w:val="00DF445F"/>
    <w:rsid w:val="00DF469F"/>
    <w:rsid w:val="00DF5778"/>
    <w:rsid w:val="00DF5830"/>
    <w:rsid w:val="00DF642E"/>
    <w:rsid w:val="00DF7106"/>
    <w:rsid w:val="00DF7E8B"/>
    <w:rsid w:val="00DF7F0B"/>
    <w:rsid w:val="00E0011D"/>
    <w:rsid w:val="00E00541"/>
    <w:rsid w:val="00E00C8A"/>
    <w:rsid w:val="00E01340"/>
    <w:rsid w:val="00E02641"/>
    <w:rsid w:val="00E02D7F"/>
    <w:rsid w:val="00E03168"/>
    <w:rsid w:val="00E03802"/>
    <w:rsid w:val="00E05E1E"/>
    <w:rsid w:val="00E13291"/>
    <w:rsid w:val="00E1545D"/>
    <w:rsid w:val="00E17250"/>
    <w:rsid w:val="00E17C53"/>
    <w:rsid w:val="00E17F3F"/>
    <w:rsid w:val="00E23742"/>
    <w:rsid w:val="00E23FE9"/>
    <w:rsid w:val="00E24CE4"/>
    <w:rsid w:val="00E250EA"/>
    <w:rsid w:val="00E306C6"/>
    <w:rsid w:val="00E350EF"/>
    <w:rsid w:val="00E3519F"/>
    <w:rsid w:val="00E364AB"/>
    <w:rsid w:val="00E366A1"/>
    <w:rsid w:val="00E37281"/>
    <w:rsid w:val="00E40E79"/>
    <w:rsid w:val="00E41060"/>
    <w:rsid w:val="00E44CE5"/>
    <w:rsid w:val="00E452A3"/>
    <w:rsid w:val="00E46A3A"/>
    <w:rsid w:val="00E47F22"/>
    <w:rsid w:val="00E507FF"/>
    <w:rsid w:val="00E5242A"/>
    <w:rsid w:val="00E52A2E"/>
    <w:rsid w:val="00E53138"/>
    <w:rsid w:val="00E54CFB"/>
    <w:rsid w:val="00E55E9F"/>
    <w:rsid w:val="00E565CF"/>
    <w:rsid w:val="00E56EE9"/>
    <w:rsid w:val="00E578C7"/>
    <w:rsid w:val="00E5790B"/>
    <w:rsid w:val="00E60377"/>
    <w:rsid w:val="00E62A45"/>
    <w:rsid w:val="00E634F7"/>
    <w:rsid w:val="00E6353D"/>
    <w:rsid w:val="00E63702"/>
    <w:rsid w:val="00E63DDF"/>
    <w:rsid w:val="00E640FC"/>
    <w:rsid w:val="00E65337"/>
    <w:rsid w:val="00E65923"/>
    <w:rsid w:val="00E6731F"/>
    <w:rsid w:val="00E720B9"/>
    <w:rsid w:val="00E72E20"/>
    <w:rsid w:val="00E72E4C"/>
    <w:rsid w:val="00E7364A"/>
    <w:rsid w:val="00E74E52"/>
    <w:rsid w:val="00E76A6F"/>
    <w:rsid w:val="00E770C1"/>
    <w:rsid w:val="00E80085"/>
    <w:rsid w:val="00E80A44"/>
    <w:rsid w:val="00E82EA6"/>
    <w:rsid w:val="00E83972"/>
    <w:rsid w:val="00E84744"/>
    <w:rsid w:val="00E85764"/>
    <w:rsid w:val="00E86DDF"/>
    <w:rsid w:val="00E87655"/>
    <w:rsid w:val="00E9146F"/>
    <w:rsid w:val="00E919AE"/>
    <w:rsid w:val="00E92B77"/>
    <w:rsid w:val="00E9371F"/>
    <w:rsid w:val="00E93E68"/>
    <w:rsid w:val="00E93F68"/>
    <w:rsid w:val="00E94848"/>
    <w:rsid w:val="00E952A9"/>
    <w:rsid w:val="00E959B1"/>
    <w:rsid w:val="00E96051"/>
    <w:rsid w:val="00E9628F"/>
    <w:rsid w:val="00E96741"/>
    <w:rsid w:val="00E977D6"/>
    <w:rsid w:val="00EA0B2C"/>
    <w:rsid w:val="00EA0BA1"/>
    <w:rsid w:val="00EA260E"/>
    <w:rsid w:val="00EA2C11"/>
    <w:rsid w:val="00EA2C57"/>
    <w:rsid w:val="00EA2F5E"/>
    <w:rsid w:val="00EA36F4"/>
    <w:rsid w:val="00EA3B46"/>
    <w:rsid w:val="00EA47E3"/>
    <w:rsid w:val="00EA52F8"/>
    <w:rsid w:val="00EA5790"/>
    <w:rsid w:val="00EA58E6"/>
    <w:rsid w:val="00EA67D8"/>
    <w:rsid w:val="00EA769D"/>
    <w:rsid w:val="00EB105F"/>
    <w:rsid w:val="00EB1DDC"/>
    <w:rsid w:val="00EB2259"/>
    <w:rsid w:val="00EB34AC"/>
    <w:rsid w:val="00EB36CC"/>
    <w:rsid w:val="00EB3D44"/>
    <w:rsid w:val="00EB4933"/>
    <w:rsid w:val="00EB6FEE"/>
    <w:rsid w:val="00EB78F3"/>
    <w:rsid w:val="00EB7990"/>
    <w:rsid w:val="00EC069F"/>
    <w:rsid w:val="00EC0C9F"/>
    <w:rsid w:val="00EC134C"/>
    <w:rsid w:val="00EC1D26"/>
    <w:rsid w:val="00EC3513"/>
    <w:rsid w:val="00EC457D"/>
    <w:rsid w:val="00EC6BEC"/>
    <w:rsid w:val="00EC7833"/>
    <w:rsid w:val="00ED0798"/>
    <w:rsid w:val="00ED1CAE"/>
    <w:rsid w:val="00ED330E"/>
    <w:rsid w:val="00ED4B9F"/>
    <w:rsid w:val="00ED5058"/>
    <w:rsid w:val="00ED5197"/>
    <w:rsid w:val="00ED7AE0"/>
    <w:rsid w:val="00EE0272"/>
    <w:rsid w:val="00EE0B47"/>
    <w:rsid w:val="00EE271D"/>
    <w:rsid w:val="00EE2D81"/>
    <w:rsid w:val="00EE31A1"/>
    <w:rsid w:val="00EE42D1"/>
    <w:rsid w:val="00EE42E1"/>
    <w:rsid w:val="00EE4D19"/>
    <w:rsid w:val="00EE56A1"/>
    <w:rsid w:val="00EE5987"/>
    <w:rsid w:val="00EE5F52"/>
    <w:rsid w:val="00EE5F9A"/>
    <w:rsid w:val="00EE666E"/>
    <w:rsid w:val="00EE6EDC"/>
    <w:rsid w:val="00EE799F"/>
    <w:rsid w:val="00EF055B"/>
    <w:rsid w:val="00EF0C3F"/>
    <w:rsid w:val="00EF0FE7"/>
    <w:rsid w:val="00EF1531"/>
    <w:rsid w:val="00EF3D4B"/>
    <w:rsid w:val="00EF4507"/>
    <w:rsid w:val="00EF4A26"/>
    <w:rsid w:val="00EF4D5A"/>
    <w:rsid w:val="00EF50A8"/>
    <w:rsid w:val="00EF5317"/>
    <w:rsid w:val="00EF594A"/>
    <w:rsid w:val="00EF6D97"/>
    <w:rsid w:val="00EF7600"/>
    <w:rsid w:val="00EF7950"/>
    <w:rsid w:val="00EF79C7"/>
    <w:rsid w:val="00F0098C"/>
    <w:rsid w:val="00F0175F"/>
    <w:rsid w:val="00F0242E"/>
    <w:rsid w:val="00F032A0"/>
    <w:rsid w:val="00F03705"/>
    <w:rsid w:val="00F03C77"/>
    <w:rsid w:val="00F0456A"/>
    <w:rsid w:val="00F04B65"/>
    <w:rsid w:val="00F0615E"/>
    <w:rsid w:val="00F068A0"/>
    <w:rsid w:val="00F07B2F"/>
    <w:rsid w:val="00F10C96"/>
    <w:rsid w:val="00F10F39"/>
    <w:rsid w:val="00F119CE"/>
    <w:rsid w:val="00F126E0"/>
    <w:rsid w:val="00F137F5"/>
    <w:rsid w:val="00F14CC5"/>
    <w:rsid w:val="00F15374"/>
    <w:rsid w:val="00F17D07"/>
    <w:rsid w:val="00F20C29"/>
    <w:rsid w:val="00F21FAF"/>
    <w:rsid w:val="00F227F7"/>
    <w:rsid w:val="00F2286B"/>
    <w:rsid w:val="00F23138"/>
    <w:rsid w:val="00F232A8"/>
    <w:rsid w:val="00F23E2B"/>
    <w:rsid w:val="00F24766"/>
    <w:rsid w:val="00F24AAD"/>
    <w:rsid w:val="00F27818"/>
    <w:rsid w:val="00F27DEA"/>
    <w:rsid w:val="00F30203"/>
    <w:rsid w:val="00F31B92"/>
    <w:rsid w:val="00F3238A"/>
    <w:rsid w:val="00F34FC7"/>
    <w:rsid w:val="00F36217"/>
    <w:rsid w:val="00F36445"/>
    <w:rsid w:val="00F3657E"/>
    <w:rsid w:val="00F36741"/>
    <w:rsid w:val="00F376A9"/>
    <w:rsid w:val="00F400FE"/>
    <w:rsid w:val="00F40AA2"/>
    <w:rsid w:val="00F42839"/>
    <w:rsid w:val="00F42CC2"/>
    <w:rsid w:val="00F4355D"/>
    <w:rsid w:val="00F43979"/>
    <w:rsid w:val="00F43D20"/>
    <w:rsid w:val="00F44153"/>
    <w:rsid w:val="00F4464D"/>
    <w:rsid w:val="00F45143"/>
    <w:rsid w:val="00F45560"/>
    <w:rsid w:val="00F45D33"/>
    <w:rsid w:val="00F45DBD"/>
    <w:rsid w:val="00F45DF3"/>
    <w:rsid w:val="00F47027"/>
    <w:rsid w:val="00F51009"/>
    <w:rsid w:val="00F518CB"/>
    <w:rsid w:val="00F53026"/>
    <w:rsid w:val="00F5312A"/>
    <w:rsid w:val="00F5440E"/>
    <w:rsid w:val="00F55918"/>
    <w:rsid w:val="00F56376"/>
    <w:rsid w:val="00F56A49"/>
    <w:rsid w:val="00F57991"/>
    <w:rsid w:val="00F609FA"/>
    <w:rsid w:val="00F625FE"/>
    <w:rsid w:val="00F6392D"/>
    <w:rsid w:val="00F643CC"/>
    <w:rsid w:val="00F657FD"/>
    <w:rsid w:val="00F6655C"/>
    <w:rsid w:val="00F665D9"/>
    <w:rsid w:val="00F6774F"/>
    <w:rsid w:val="00F67BF0"/>
    <w:rsid w:val="00F71423"/>
    <w:rsid w:val="00F73EAA"/>
    <w:rsid w:val="00F74621"/>
    <w:rsid w:val="00F75A47"/>
    <w:rsid w:val="00F764FA"/>
    <w:rsid w:val="00F76768"/>
    <w:rsid w:val="00F7792F"/>
    <w:rsid w:val="00F815CB"/>
    <w:rsid w:val="00F81B0D"/>
    <w:rsid w:val="00F81B36"/>
    <w:rsid w:val="00F8215B"/>
    <w:rsid w:val="00F82253"/>
    <w:rsid w:val="00F83866"/>
    <w:rsid w:val="00F83A27"/>
    <w:rsid w:val="00F83C1E"/>
    <w:rsid w:val="00F84514"/>
    <w:rsid w:val="00F84E1F"/>
    <w:rsid w:val="00F84F1F"/>
    <w:rsid w:val="00F852DD"/>
    <w:rsid w:val="00F853E9"/>
    <w:rsid w:val="00F8678F"/>
    <w:rsid w:val="00F86C3C"/>
    <w:rsid w:val="00F904F4"/>
    <w:rsid w:val="00F90E98"/>
    <w:rsid w:val="00F9124E"/>
    <w:rsid w:val="00F92074"/>
    <w:rsid w:val="00F93295"/>
    <w:rsid w:val="00F95B4D"/>
    <w:rsid w:val="00F95E0D"/>
    <w:rsid w:val="00F960C8"/>
    <w:rsid w:val="00F96D19"/>
    <w:rsid w:val="00F97BA3"/>
    <w:rsid w:val="00FA0977"/>
    <w:rsid w:val="00FA2F4C"/>
    <w:rsid w:val="00FA71A7"/>
    <w:rsid w:val="00FA731C"/>
    <w:rsid w:val="00FB030B"/>
    <w:rsid w:val="00FB0D88"/>
    <w:rsid w:val="00FB0FDF"/>
    <w:rsid w:val="00FB2A47"/>
    <w:rsid w:val="00FB2DE7"/>
    <w:rsid w:val="00FB36C1"/>
    <w:rsid w:val="00FB39E3"/>
    <w:rsid w:val="00FC0173"/>
    <w:rsid w:val="00FC060A"/>
    <w:rsid w:val="00FC382F"/>
    <w:rsid w:val="00FC3E8C"/>
    <w:rsid w:val="00FC425C"/>
    <w:rsid w:val="00FC483D"/>
    <w:rsid w:val="00FC4ACB"/>
    <w:rsid w:val="00FC6694"/>
    <w:rsid w:val="00FC6E2D"/>
    <w:rsid w:val="00FC7C68"/>
    <w:rsid w:val="00FD16A7"/>
    <w:rsid w:val="00FD1C46"/>
    <w:rsid w:val="00FD2413"/>
    <w:rsid w:val="00FD2A9E"/>
    <w:rsid w:val="00FD34D5"/>
    <w:rsid w:val="00FD3D08"/>
    <w:rsid w:val="00FD3F3D"/>
    <w:rsid w:val="00FD517B"/>
    <w:rsid w:val="00FE06AB"/>
    <w:rsid w:val="00FE23B2"/>
    <w:rsid w:val="00FE34BB"/>
    <w:rsid w:val="00FE4CEB"/>
    <w:rsid w:val="00FE537F"/>
    <w:rsid w:val="00FE57A0"/>
    <w:rsid w:val="00FE6D60"/>
    <w:rsid w:val="00FE74E3"/>
    <w:rsid w:val="00FE78BD"/>
    <w:rsid w:val="00FE7946"/>
    <w:rsid w:val="00FF047B"/>
    <w:rsid w:val="00FF17C0"/>
    <w:rsid w:val="00FF193F"/>
    <w:rsid w:val="00FF2794"/>
    <w:rsid w:val="00FF312D"/>
    <w:rsid w:val="00FF4613"/>
    <w:rsid w:val="00FF5B8B"/>
    <w:rsid w:val="00FF600C"/>
    <w:rsid w:val="00FF715C"/>
    <w:rsid w:val="00FF7634"/>
    <w:rsid w:val="01E5EA10"/>
    <w:rsid w:val="0A43EB1F"/>
    <w:rsid w:val="0E89328E"/>
    <w:rsid w:val="1ADD5D9C"/>
    <w:rsid w:val="23546864"/>
    <w:rsid w:val="24CE7DFC"/>
    <w:rsid w:val="40BE31D5"/>
    <w:rsid w:val="40D975FA"/>
    <w:rsid w:val="55EACCC1"/>
    <w:rsid w:val="562734BF"/>
    <w:rsid w:val="5927A363"/>
    <w:rsid w:val="60EC535F"/>
    <w:rsid w:val="63FD130D"/>
    <w:rsid w:val="652B5470"/>
    <w:rsid w:val="6CB9CA09"/>
    <w:rsid w:val="70160CD5"/>
    <w:rsid w:val="74AD0397"/>
    <w:rsid w:val="75184C82"/>
    <w:rsid w:val="7891B47C"/>
    <w:rsid w:val="7C7E29AE"/>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CDE721"/>
  <w15:docId w15:val="{8093A5A2-457C-416C-961B-9D0E1430B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3F3F3F"/>
        <w:lang w:val="en-AU" w:eastAsia="en-NZ"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75B"/>
    <w:rPr>
      <w:color w:val="3F3F3F" w:themeColor="text1"/>
    </w:rPr>
  </w:style>
  <w:style w:type="paragraph" w:styleId="Heading1">
    <w:name w:val="heading 1"/>
    <w:basedOn w:val="Normal"/>
    <w:next w:val="Normal"/>
    <w:link w:val="Heading1Char"/>
    <w:uiPriority w:val="9"/>
    <w:qFormat/>
    <w:rsid w:val="002401CD"/>
    <w:pPr>
      <w:numPr>
        <w:numId w:val="31"/>
      </w:numPr>
      <w:spacing w:after="240" w:line="240" w:lineRule="auto"/>
      <w:outlineLvl w:val="0"/>
    </w:pPr>
    <w:rPr>
      <w:b/>
      <w:color w:val="3F9BAB" w:themeColor="text2"/>
      <w:sz w:val="36"/>
      <w:szCs w:val="30"/>
    </w:rPr>
  </w:style>
  <w:style w:type="paragraph" w:styleId="Heading2">
    <w:name w:val="heading 2"/>
    <w:basedOn w:val="Normal"/>
    <w:next w:val="Normal"/>
    <w:link w:val="Heading2Char"/>
    <w:uiPriority w:val="9"/>
    <w:unhideWhenUsed/>
    <w:qFormat/>
    <w:rsid w:val="004F5131"/>
    <w:pPr>
      <w:numPr>
        <w:ilvl w:val="1"/>
        <w:numId w:val="31"/>
      </w:numPr>
      <w:spacing w:before="360" w:line="360" w:lineRule="atLeast"/>
      <w:outlineLvl w:val="1"/>
    </w:pPr>
    <w:rPr>
      <w:rFonts w:cstheme="minorHAnsi"/>
      <w:color w:val="3F9BAB" w:themeColor="text2"/>
      <w:sz w:val="28"/>
      <w:szCs w:val="28"/>
    </w:rPr>
  </w:style>
  <w:style w:type="paragraph" w:styleId="Heading3">
    <w:name w:val="heading 3"/>
    <w:basedOn w:val="Normal"/>
    <w:next w:val="Normal"/>
    <w:link w:val="Heading3Char"/>
    <w:uiPriority w:val="9"/>
    <w:unhideWhenUsed/>
    <w:qFormat/>
    <w:rsid w:val="00BA4013"/>
    <w:pPr>
      <w:keepNext/>
      <w:numPr>
        <w:ilvl w:val="2"/>
        <w:numId w:val="31"/>
      </w:numPr>
      <w:spacing w:before="240" w:line="280" w:lineRule="atLeast"/>
      <w:outlineLvl w:val="2"/>
    </w:pPr>
    <w:rPr>
      <w:iCs/>
      <w:color w:val="3F9BAB" w:themeColor="text2"/>
      <w:sz w:val="24"/>
      <w:szCs w:val="24"/>
    </w:rPr>
  </w:style>
  <w:style w:type="paragraph" w:styleId="Heading4">
    <w:name w:val="heading 4"/>
    <w:basedOn w:val="Normal"/>
    <w:next w:val="Normal"/>
    <w:link w:val="Heading4Char"/>
    <w:uiPriority w:val="9"/>
    <w:semiHidden/>
    <w:unhideWhenUsed/>
    <w:qFormat/>
    <w:rsid w:val="00D524F8"/>
    <w:pPr>
      <w:keepNext/>
      <w:keepLines/>
      <w:numPr>
        <w:ilvl w:val="3"/>
        <w:numId w:val="31"/>
      </w:numPr>
      <w:spacing w:before="180" w:line="240" w:lineRule="auto"/>
      <w:outlineLvl w:val="3"/>
    </w:pPr>
    <w:rPr>
      <w:rFonts w:asciiTheme="majorHAnsi" w:eastAsiaTheme="majorEastAsia" w:hAnsiTheme="majorHAnsi" w:cstheme="majorBidi"/>
      <w:i/>
      <w:iCs/>
      <w:color w:val="auto"/>
      <w:u w:val="single"/>
    </w:rPr>
  </w:style>
  <w:style w:type="paragraph" w:styleId="Heading5">
    <w:name w:val="heading 5"/>
    <w:basedOn w:val="Normal"/>
    <w:next w:val="Normal"/>
    <w:link w:val="Heading5Char"/>
    <w:uiPriority w:val="9"/>
    <w:semiHidden/>
    <w:unhideWhenUsed/>
    <w:qFormat/>
    <w:rsid w:val="00635690"/>
    <w:pPr>
      <w:keepNext/>
      <w:keepLines/>
      <w:numPr>
        <w:ilvl w:val="4"/>
        <w:numId w:val="31"/>
      </w:numPr>
      <w:outlineLvl w:val="4"/>
    </w:pPr>
    <w:rPr>
      <w:rFonts w:asciiTheme="majorHAnsi" w:eastAsiaTheme="majorEastAsia" w:hAnsiTheme="majorHAnsi" w:cstheme="majorBidi"/>
      <w:color w:val="1E464F" w:themeColor="accent1" w:themeShade="BF"/>
    </w:rPr>
  </w:style>
  <w:style w:type="paragraph" w:styleId="Heading6">
    <w:name w:val="heading 6"/>
    <w:basedOn w:val="Normal"/>
    <w:next w:val="Normal"/>
    <w:link w:val="Heading6Char"/>
    <w:uiPriority w:val="9"/>
    <w:semiHidden/>
    <w:unhideWhenUsed/>
    <w:qFormat/>
    <w:rsid w:val="00635690"/>
    <w:pPr>
      <w:keepNext/>
      <w:keepLines/>
      <w:numPr>
        <w:ilvl w:val="5"/>
        <w:numId w:val="31"/>
      </w:numPr>
      <w:outlineLvl w:val="5"/>
    </w:pPr>
    <w:rPr>
      <w:rFonts w:asciiTheme="majorHAnsi" w:eastAsiaTheme="majorEastAsia" w:hAnsiTheme="majorHAnsi" w:cstheme="majorBidi"/>
      <w:color w:val="142F35" w:themeColor="accent1" w:themeShade="7F"/>
    </w:rPr>
  </w:style>
  <w:style w:type="paragraph" w:styleId="Heading7">
    <w:name w:val="heading 7"/>
    <w:basedOn w:val="Normal"/>
    <w:next w:val="Normal"/>
    <w:link w:val="Heading7Char"/>
    <w:uiPriority w:val="9"/>
    <w:semiHidden/>
    <w:qFormat/>
    <w:rsid w:val="00635690"/>
    <w:pPr>
      <w:keepNext/>
      <w:keepLines/>
      <w:numPr>
        <w:ilvl w:val="6"/>
        <w:numId w:val="31"/>
      </w:numPr>
      <w:outlineLvl w:val="6"/>
    </w:pPr>
    <w:rPr>
      <w:rFonts w:asciiTheme="majorHAnsi" w:eastAsiaTheme="majorEastAsia" w:hAnsiTheme="majorHAnsi" w:cstheme="majorBidi"/>
      <w:i/>
      <w:iCs/>
      <w:color w:val="142F35" w:themeColor="accent1" w:themeShade="7F"/>
    </w:rPr>
  </w:style>
  <w:style w:type="paragraph" w:styleId="Heading8">
    <w:name w:val="heading 8"/>
    <w:basedOn w:val="Normal"/>
    <w:next w:val="Normal"/>
    <w:link w:val="Heading8Char"/>
    <w:uiPriority w:val="9"/>
    <w:semiHidden/>
    <w:qFormat/>
    <w:rsid w:val="00635690"/>
    <w:pPr>
      <w:keepNext/>
      <w:keepLines/>
      <w:numPr>
        <w:ilvl w:val="7"/>
        <w:numId w:val="31"/>
      </w:numPr>
      <w:outlineLvl w:val="7"/>
    </w:pPr>
    <w:rPr>
      <w:rFonts w:asciiTheme="majorHAnsi" w:eastAsiaTheme="majorEastAsia" w:hAnsiTheme="majorHAnsi" w:cstheme="majorBidi"/>
      <w:color w:val="5C5C5C" w:themeColor="text1" w:themeTint="D8"/>
      <w:sz w:val="21"/>
      <w:szCs w:val="21"/>
    </w:rPr>
  </w:style>
  <w:style w:type="paragraph" w:styleId="Heading9">
    <w:name w:val="heading 9"/>
    <w:basedOn w:val="Normal"/>
    <w:next w:val="Normal"/>
    <w:link w:val="Heading9Char"/>
    <w:uiPriority w:val="9"/>
    <w:semiHidden/>
    <w:qFormat/>
    <w:rsid w:val="00635690"/>
    <w:pPr>
      <w:keepNext/>
      <w:keepLines/>
      <w:numPr>
        <w:ilvl w:val="8"/>
        <w:numId w:val="31"/>
      </w:numPr>
      <w:outlineLvl w:val="8"/>
    </w:pPr>
    <w:rPr>
      <w:rFonts w:asciiTheme="majorHAnsi" w:eastAsiaTheme="majorEastAsia" w:hAnsiTheme="majorHAnsi" w:cstheme="majorBidi"/>
      <w:i/>
      <w:iCs/>
      <w:color w:val="5C5C5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rsid w:val="00835B49"/>
    <w:pPr>
      <w:spacing w:line="240" w:lineRule="auto"/>
    </w:pPr>
  </w:style>
  <w:style w:type="character" w:customStyle="1" w:styleId="HeaderChar">
    <w:name w:val="Header Char"/>
    <w:basedOn w:val="DefaultParagraphFont"/>
    <w:link w:val="Header"/>
    <w:uiPriority w:val="99"/>
    <w:rsid w:val="002919CB"/>
  </w:style>
  <w:style w:type="paragraph" w:styleId="Footer">
    <w:name w:val="footer"/>
    <w:basedOn w:val="Normal"/>
    <w:link w:val="FooterChar"/>
    <w:uiPriority w:val="99"/>
    <w:rsid w:val="00B63172"/>
    <w:pPr>
      <w:tabs>
        <w:tab w:val="center" w:pos="4513"/>
        <w:tab w:val="right" w:pos="9026"/>
      </w:tabs>
      <w:spacing w:line="240" w:lineRule="auto"/>
    </w:pPr>
  </w:style>
  <w:style w:type="character" w:customStyle="1" w:styleId="FooterChar">
    <w:name w:val="Footer Char"/>
    <w:basedOn w:val="DefaultParagraphFont"/>
    <w:link w:val="Footer"/>
    <w:uiPriority w:val="99"/>
    <w:rsid w:val="00796541"/>
  </w:style>
  <w:style w:type="paragraph" w:styleId="BalloonText">
    <w:name w:val="Balloon Text"/>
    <w:basedOn w:val="Normal"/>
    <w:link w:val="BalloonTextChar"/>
    <w:uiPriority w:val="99"/>
    <w:semiHidden/>
    <w:rsid w:val="00B631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541"/>
    <w:rPr>
      <w:rFonts w:ascii="Tahoma" w:hAnsi="Tahoma" w:cs="Tahoma"/>
      <w:sz w:val="16"/>
      <w:szCs w:val="16"/>
    </w:rPr>
  </w:style>
  <w:style w:type="character" w:customStyle="1" w:styleId="Heading1Char">
    <w:name w:val="Heading 1 Char"/>
    <w:basedOn w:val="DefaultParagraphFont"/>
    <w:link w:val="Heading1"/>
    <w:uiPriority w:val="9"/>
    <w:rsid w:val="002401CD"/>
    <w:rPr>
      <w:b/>
      <w:color w:val="3F9BAB" w:themeColor="text2"/>
      <w:sz w:val="36"/>
      <w:szCs w:val="30"/>
    </w:rPr>
  </w:style>
  <w:style w:type="paragraph" w:styleId="ListBullet">
    <w:name w:val="List Bullet"/>
    <w:basedOn w:val="Normal"/>
    <w:link w:val="ListBulletChar"/>
    <w:uiPriority w:val="13"/>
    <w:rsid w:val="00F24BAB"/>
    <w:pPr>
      <w:spacing w:after="40"/>
      <w:ind w:left="1070" w:hanging="360"/>
      <w:contextualSpacing/>
    </w:pPr>
  </w:style>
  <w:style w:type="paragraph" w:styleId="ListBullet2">
    <w:name w:val="List Bullet 2"/>
    <w:basedOn w:val="ListBullet"/>
    <w:uiPriority w:val="13"/>
    <w:rsid w:val="00F24BAB"/>
    <w:pPr>
      <w:tabs>
        <w:tab w:val="num" w:pos="720"/>
      </w:tabs>
      <w:ind w:left="720" w:hanging="720"/>
    </w:pPr>
  </w:style>
  <w:style w:type="paragraph" w:styleId="ListBullet3">
    <w:name w:val="List Bullet 3"/>
    <w:basedOn w:val="ListBullet"/>
    <w:uiPriority w:val="13"/>
    <w:rsid w:val="00F24BAB"/>
    <w:pPr>
      <w:numPr>
        <w:ilvl w:val="2"/>
      </w:numPr>
      <w:ind w:left="1418" w:hanging="360"/>
    </w:pPr>
  </w:style>
  <w:style w:type="character" w:customStyle="1" w:styleId="Heading2Char">
    <w:name w:val="Heading 2 Char"/>
    <w:basedOn w:val="DefaultParagraphFont"/>
    <w:link w:val="Heading2"/>
    <w:uiPriority w:val="9"/>
    <w:rsid w:val="004F5131"/>
    <w:rPr>
      <w:rFonts w:cstheme="minorHAnsi"/>
      <w:color w:val="3F9BAB" w:themeColor="text2"/>
      <w:sz w:val="28"/>
      <w:szCs w:val="28"/>
    </w:rPr>
  </w:style>
  <w:style w:type="character" w:customStyle="1" w:styleId="Heading3Char">
    <w:name w:val="Heading 3 Char"/>
    <w:basedOn w:val="DefaultParagraphFont"/>
    <w:link w:val="Heading3"/>
    <w:uiPriority w:val="9"/>
    <w:rsid w:val="00BA4013"/>
    <w:rPr>
      <w:iCs/>
      <w:color w:val="3F9BAB" w:themeColor="text2"/>
      <w:sz w:val="24"/>
      <w:szCs w:val="24"/>
    </w:rPr>
  </w:style>
  <w:style w:type="table" w:styleId="TableGrid">
    <w:name w:val="Table Grid"/>
    <w:basedOn w:val="TableNormal"/>
    <w:uiPriority w:val="39"/>
    <w:rsid w:val="00EE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74"/>
    <w:rsid w:val="00171D9A"/>
    <w:pPr>
      <w:suppressAutoHyphens/>
      <w:autoSpaceDE w:val="0"/>
      <w:autoSpaceDN w:val="0"/>
      <w:adjustRightInd w:val="0"/>
      <w:spacing w:line="280" w:lineRule="atLeast"/>
      <w:textAlignment w:val="center"/>
    </w:pPr>
    <w:rPr>
      <w:color w:val="000000"/>
      <w:lang w:val="en-US"/>
    </w:rPr>
  </w:style>
  <w:style w:type="character" w:customStyle="1" w:styleId="BodyTextChar">
    <w:name w:val="Body Text Char"/>
    <w:basedOn w:val="DefaultParagraphFont"/>
    <w:link w:val="BodyText"/>
    <w:uiPriority w:val="74"/>
    <w:rsid w:val="004747A8"/>
    <w:rPr>
      <w:rFonts w:ascii="Calibri" w:hAnsi="Calibri" w:cs="Calibri"/>
      <w:color w:val="000000"/>
      <w:lang w:val="en-US"/>
    </w:rPr>
  </w:style>
  <w:style w:type="paragraph" w:customStyle="1" w:styleId="Documenttitle">
    <w:name w:val="Document title"/>
    <w:basedOn w:val="Normal"/>
    <w:uiPriority w:val="11"/>
    <w:rsid w:val="00D13F6E"/>
    <w:pPr>
      <w:autoSpaceDE w:val="0"/>
      <w:autoSpaceDN w:val="0"/>
      <w:adjustRightInd w:val="0"/>
      <w:spacing w:after="320" w:line="800" w:lineRule="atLeast"/>
      <w:textAlignment w:val="center"/>
    </w:pPr>
    <w:rPr>
      <w:b/>
      <w:bCs/>
      <w:color w:val="828282" w:themeColor="text1" w:themeTint="A6"/>
      <w:sz w:val="68"/>
      <w:szCs w:val="68"/>
      <w:lang w:val="en-US"/>
    </w:rPr>
  </w:style>
  <w:style w:type="paragraph" w:customStyle="1" w:styleId="Documentsubtitle">
    <w:name w:val="Document subtitle"/>
    <w:basedOn w:val="Normal"/>
    <w:uiPriority w:val="12"/>
    <w:rsid w:val="005D76FF"/>
    <w:pPr>
      <w:pBdr>
        <w:bottom w:val="single" w:sz="8" w:space="24" w:color="828282" w:themeColor="text1" w:themeTint="A6"/>
      </w:pBdr>
      <w:autoSpaceDE w:val="0"/>
      <w:autoSpaceDN w:val="0"/>
      <w:adjustRightInd w:val="0"/>
      <w:spacing w:line="440" w:lineRule="atLeast"/>
      <w:textAlignment w:val="center"/>
    </w:pPr>
    <w:rPr>
      <w:b/>
      <w:bCs/>
      <w:sz w:val="36"/>
      <w:szCs w:val="36"/>
      <w:lang w:val="en-US"/>
    </w:rPr>
  </w:style>
  <w:style w:type="paragraph" w:customStyle="1" w:styleId="Sub-heading1">
    <w:name w:val="Sub-heading 1"/>
    <w:basedOn w:val="Normal"/>
    <w:uiPriority w:val="74"/>
    <w:rsid w:val="00171D9A"/>
    <w:pPr>
      <w:suppressAutoHyphens/>
      <w:autoSpaceDE w:val="0"/>
      <w:autoSpaceDN w:val="0"/>
      <w:adjustRightInd w:val="0"/>
      <w:spacing w:before="113"/>
      <w:textAlignment w:val="center"/>
    </w:pPr>
    <w:rPr>
      <w:b/>
      <w:bCs/>
      <w:color w:val="000000"/>
      <w:lang w:val="en-US"/>
    </w:rPr>
  </w:style>
  <w:style w:type="paragraph" w:customStyle="1" w:styleId="Sub-heading2">
    <w:name w:val="Sub-heading 2"/>
    <w:basedOn w:val="Normal"/>
    <w:uiPriority w:val="74"/>
    <w:rsid w:val="00171D9A"/>
    <w:pPr>
      <w:suppressAutoHyphens/>
      <w:autoSpaceDE w:val="0"/>
      <w:autoSpaceDN w:val="0"/>
      <w:adjustRightInd w:val="0"/>
      <w:spacing w:before="113"/>
      <w:textAlignment w:val="center"/>
    </w:pPr>
    <w:rPr>
      <w:i/>
      <w:iCs/>
      <w:color w:val="000000"/>
      <w:lang w:val="en-US"/>
    </w:rPr>
  </w:style>
  <w:style w:type="paragraph" w:customStyle="1" w:styleId="TableTitle">
    <w:name w:val="Table Title"/>
    <w:basedOn w:val="Caption"/>
    <w:uiPriority w:val="99"/>
    <w:qFormat/>
    <w:rsid w:val="005F1ADF"/>
    <w:rPr>
      <w:rFonts w:asciiTheme="minorHAnsi" w:hAnsiTheme="minorHAnsi"/>
      <w:b w:val="0"/>
      <w:color w:val="8B8B8B" w:themeColor="text1" w:themeTint="99"/>
    </w:rPr>
  </w:style>
  <w:style w:type="paragraph" w:customStyle="1" w:styleId="Workgroupheader">
    <w:name w:val="Workgroup header"/>
    <w:basedOn w:val="Normal"/>
    <w:uiPriority w:val="99"/>
    <w:rsid w:val="00951885"/>
    <w:pPr>
      <w:suppressAutoHyphens/>
      <w:autoSpaceDE w:val="0"/>
      <w:autoSpaceDN w:val="0"/>
      <w:adjustRightInd w:val="0"/>
      <w:spacing w:line="280" w:lineRule="atLeast"/>
      <w:textAlignment w:val="center"/>
    </w:pPr>
    <w:rPr>
      <w:b/>
      <w:bCs/>
      <w:caps/>
      <w:color w:val="00703D"/>
      <w:spacing w:val="5"/>
      <w:sz w:val="24"/>
      <w:szCs w:val="24"/>
      <w:lang w:val="en-US"/>
    </w:rPr>
  </w:style>
  <w:style w:type="paragraph" w:customStyle="1" w:styleId="Bullet3rdlevel">
    <w:name w:val="Bullet 3rd level"/>
    <w:basedOn w:val="Bullet2"/>
    <w:uiPriority w:val="99"/>
    <w:qFormat/>
    <w:rsid w:val="00A4057C"/>
    <w:rPr>
      <w:color w:val="8B8B8B" w:themeColor="text1" w:themeTint="99"/>
    </w:rPr>
  </w:style>
  <w:style w:type="paragraph" w:styleId="ListNumber">
    <w:name w:val="List Number"/>
    <w:basedOn w:val="Normal"/>
    <w:uiPriority w:val="13"/>
    <w:rsid w:val="00F870D6"/>
    <w:pPr>
      <w:numPr>
        <w:numId w:val="2"/>
      </w:numPr>
      <w:spacing w:after="40" w:line="240" w:lineRule="auto"/>
      <w:contextualSpacing/>
    </w:pPr>
  </w:style>
  <w:style w:type="paragraph" w:styleId="ListNumber2">
    <w:name w:val="List Number 2"/>
    <w:basedOn w:val="Normal"/>
    <w:uiPriority w:val="13"/>
    <w:rsid w:val="00F870D6"/>
    <w:pPr>
      <w:numPr>
        <w:ilvl w:val="1"/>
        <w:numId w:val="2"/>
      </w:numPr>
      <w:spacing w:after="40" w:line="240" w:lineRule="auto"/>
      <w:contextualSpacing/>
    </w:pPr>
  </w:style>
  <w:style w:type="paragraph" w:styleId="ListNumber3">
    <w:name w:val="List Number 3"/>
    <w:basedOn w:val="Normal"/>
    <w:uiPriority w:val="13"/>
    <w:rsid w:val="00F870D6"/>
    <w:pPr>
      <w:numPr>
        <w:ilvl w:val="2"/>
        <w:numId w:val="2"/>
      </w:numPr>
      <w:spacing w:after="40" w:line="240" w:lineRule="auto"/>
      <w:contextualSpacing/>
    </w:pPr>
  </w:style>
  <w:style w:type="paragraph" w:customStyle="1" w:styleId="NumberedHeading1">
    <w:name w:val="Numbered Heading 1"/>
    <w:uiPriority w:val="1"/>
    <w:rsid w:val="009A5967"/>
    <w:pPr>
      <w:numPr>
        <w:numId w:val="3"/>
      </w:numPr>
    </w:pPr>
    <w:rPr>
      <w:b/>
      <w:noProof/>
      <w:sz w:val="36"/>
      <w:szCs w:val="30"/>
    </w:rPr>
  </w:style>
  <w:style w:type="paragraph" w:customStyle="1" w:styleId="NumberedHeading2">
    <w:name w:val="Numbered Heading 2"/>
    <w:uiPriority w:val="1"/>
    <w:rsid w:val="009A5967"/>
    <w:pPr>
      <w:numPr>
        <w:ilvl w:val="1"/>
        <w:numId w:val="3"/>
      </w:numPr>
    </w:pPr>
    <w:rPr>
      <w:b/>
      <w:noProof/>
      <w:sz w:val="30"/>
      <w:szCs w:val="30"/>
    </w:rPr>
  </w:style>
  <w:style w:type="paragraph" w:customStyle="1" w:styleId="NumberedHeading3">
    <w:name w:val="Numbered Heading 3"/>
    <w:uiPriority w:val="1"/>
    <w:rsid w:val="009A5967"/>
    <w:pPr>
      <w:numPr>
        <w:ilvl w:val="2"/>
        <w:numId w:val="3"/>
      </w:numPr>
    </w:pPr>
    <w:rPr>
      <w:b/>
      <w:noProof/>
      <w:sz w:val="24"/>
      <w:szCs w:val="24"/>
    </w:rPr>
  </w:style>
  <w:style w:type="paragraph" w:customStyle="1" w:styleId="NumberedParagraphLevel1">
    <w:name w:val="Numbered Paragraph Level 1"/>
    <w:uiPriority w:val="1"/>
    <w:rsid w:val="009A5967"/>
    <w:pPr>
      <w:numPr>
        <w:numId w:val="4"/>
      </w:numPr>
    </w:pPr>
    <w:rPr>
      <w:noProof/>
    </w:rPr>
  </w:style>
  <w:style w:type="paragraph" w:customStyle="1" w:styleId="NumberedParagraphLevel2">
    <w:name w:val="Numbered Paragraph Level 2"/>
    <w:uiPriority w:val="1"/>
    <w:rsid w:val="009A5967"/>
    <w:pPr>
      <w:numPr>
        <w:ilvl w:val="1"/>
        <w:numId w:val="4"/>
      </w:numPr>
    </w:pPr>
    <w:rPr>
      <w:noProof/>
    </w:rPr>
  </w:style>
  <w:style w:type="paragraph" w:customStyle="1" w:styleId="NumberedParagraphLevel3">
    <w:name w:val="Numbered Paragraph Level 3"/>
    <w:uiPriority w:val="1"/>
    <w:rsid w:val="009A5967"/>
    <w:pPr>
      <w:numPr>
        <w:ilvl w:val="2"/>
        <w:numId w:val="4"/>
      </w:numPr>
    </w:pPr>
    <w:rPr>
      <w:noProof/>
    </w:rPr>
  </w:style>
  <w:style w:type="character" w:styleId="Hyperlink">
    <w:name w:val="Hyperlink"/>
    <w:basedOn w:val="DefaultParagraphFont"/>
    <w:uiPriority w:val="99"/>
    <w:unhideWhenUsed/>
    <w:rsid w:val="00044A9F"/>
    <w:rPr>
      <w:color w:val="29C0B4" w:themeColor="hyperlink"/>
      <w:u w:val="single"/>
    </w:rPr>
  </w:style>
  <w:style w:type="character" w:customStyle="1" w:styleId="UnresolvedMention1">
    <w:name w:val="Unresolved Mention1"/>
    <w:basedOn w:val="DefaultParagraphFont"/>
    <w:uiPriority w:val="99"/>
    <w:semiHidden/>
    <w:unhideWhenUsed/>
    <w:rsid w:val="00044A9F"/>
    <w:rPr>
      <w:color w:val="605E5C"/>
      <w:shd w:val="clear" w:color="auto" w:fill="E1DFDD"/>
    </w:rPr>
  </w:style>
  <w:style w:type="character" w:customStyle="1" w:styleId="Heading4Char">
    <w:name w:val="Heading 4 Char"/>
    <w:basedOn w:val="DefaultParagraphFont"/>
    <w:link w:val="Heading4"/>
    <w:uiPriority w:val="9"/>
    <w:rsid w:val="00D524F8"/>
    <w:rPr>
      <w:rFonts w:asciiTheme="majorHAnsi" w:eastAsiaTheme="majorEastAsia" w:hAnsiTheme="majorHAnsi" w:cstheme="majorBidi"/>
      <w:i/>
      <w:iCs/>
      <w:color w:val="auto"/>
      <w:u w:val="single"/>
    </w:rPr>
  </w:style>
  <w:style w:type="character" w:customStyle="1" w:styleId="Heading5Char">
    <w:name w:val="Heading 5 Char"/>
    <w:basedOn w:val="DefaultParagraphFont"/>
    <w:link w:val="Heading5"/>
    <w:uiPriority w:val="9"/>
    <w:rsid w:val="00635690"/>
    <w:rPr>
      <w:rFonts w:asciiTheme="majorHAnsi" w:eastAsiaTheme="majorEastAsia" w:hAnsiTheme="majorHAnsi" w:cstheme="majorBidi"/>
      <w:color w:val="1E464F" w:themeColor="accent1" w:themeShade="BF"/>
      <w:sz w:val="20"/>
      <w:szCs w:val="20"/>
      <w:lang w:val="en-AU"/>
    </w:rPr>
  </w:style>
  <w:style w:type="character" w:customStyle="1" w:styleId="Heading6Char">
    <w:name w:val="Heading 6 Char"/>
    <w:basedOn w:val="DefaultParagraphFont"/>
    <w:link w:val="Heading6"/>
    <w:uiPriority w:val="9"/>
    <w:semiHidden/>
    <w:rsid w:val="00635690"/>
    <w:rPr>
      <w:rFonts w:asciiTheme="majorHAnsi" w:eastAsiaTheme="majorEastAsia" w:hAnsiTheme="majorHAnsi" w:cstheme="majorBidi"/>
      <w:color w:val="142F35" w:themeColor="accent1" w:themeShade="7F"/>
      <w:sz w:val="20"/>
      <w:szCs w:val="20"/>
      <w:lang w:val="en-AU"/>
    </w:rPr>
  </w:style>
  <w:style w:type="character" w:customStyle="1" w:styleId="Heading7Char">
    <w:name w:val="Heading 7 Char"/>
    <w:basedOn w:val="DefaultParagraphFont"/>
    <w:link w:val="Heading7"/>
    <w:uiPriority w:val="9"/>
    <w:semiHidden/>
    <w:rsid w:val="00635690"/>
    <w:rPr>
      <w:rFonts w:asciiTheme="majorHAnsi" w:eastAsiaTheme="majorEastAsia" w:hAnsiTheme="majorHAnsi" w:cstheme="majorBidi"/>
      <w:i/>
      <w:iCs/>
      <w:color w:val="142F35" w:themeColor="accent1" w:themeShade="7F"/>
      <w:sz w:val="20"/>
      <w:szCs w:val="20"/>
      <w:lang w:val="en-AU"/>
    </w:rPr>
  </w:style>
  <w:style w:type="character" w:customStyle="1" w:styleId="Heading8Char">
    <w:name w:val="Heading 8 Char"/>
    <w:basedOn w:val="DefaultParagraphFont"/>
    <w:link w:val="Heading8"/>
    <w:uiPriority w:val="9"/>
    <w:semiHidden/>
    <w:rsid w:val="00635690"/>
    <w:rPr>
      <w:rFonts w:asciiTheme="majorHAnsi" w:eastAsiaTheme="majorEastAsia" w:hAnsiTheme="majorHAnsi" w:cstheme="majorBidi"/>
      <w:color w:val="5C5C5C" w:themeColor="text1" w:themeTint="D8"/>
      <w:sz w:val="21"/>
      <w:szCs w:val="21"/>
      <w:lang w:val="en-AU"/>
    </w:rPr>
  </w:style>
  <w:style w:type="character" w:customStyle="1" w:styleId="Heading9Char">
    <w:name w:val="Heading 9 Char"/>
    <w:basedOn w:val="DefaultParagraphFont"/>
    <w:link w:val="Heading9"/>
    <w:uiPriority w:val="9"/>
    <w:semiHidden/>
    <w:rsid w:val="00635690"/>
    <w:rPr>
      <w:rFonts w:asciiTheme="majorHAnsi" w:eastAsiaTheme="majorEastAsia" w:hAnsiTheme="majorHAnsi" w:cstheme="majorBidi"/>
      <w:i/>
      <w:iCs/>
      <w:color w:val="5C5C5C" w:themeColor="text1" w:themeTint="D8"/>
      <w:sz w:val="21"/>
      <w:szCs w:val="21"/>
      <w:lang w:val="en-AU"/>
    </w:rPr>
  </w:style>
  <w:style w:type="paragraph" w:styleId="ListParagraph">
    <w:name w:val="List Paragraph"/>
    <w:basedOn w:val="Normal"/>
    <w:link w:val="ListParagraphChar"/>
    <w:uiPriority w:val="34"/>
    <w:qFormat/>
    <w:rsid w:val="00EC3855"/>
    <w:pPr>
      <w:ind w:left="720"/>
      <w:contextualSpacing/>
    </w:pPr>
  </w:style>
  <w:style w:type="paragraph" w:styleId="NormalWeb">
    <w:name w:val="Normal (Web)"/>
    <w:basedOn w:val="Normal"/>
    <w:uiPriority w:val="99"/>
    <w:unhideWhenUsed/>
    <w:rsid w:val="001F57B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Bullets1">
    <w:name w:val="Bullets1"/>
    <w:basedOn w:val="ListBullet"/>
    <w:link w:val="Bullets1Char"/>
    <w:rsid w:val="000E6DF1"/>
    <w:pPr>
      <w:numPr>
        <w:numId w:val="8"/>
      </w:numPr>
      <w:spacing w:after="120"/>
      <w:ind w:left="1003" w:hanging="357"/>
    </w:pPr>
  </w:style>
  <w:style w:type="paragraph" w:styleId="Caption">
    <w:name w:val="caption"/>
    <w:basedOn w:val="Normal"/>
    <w:next w:val="Normal"/>
    <w:link w:val="CaptionChar"/>
    <w:uiPriority w:val="35"/>
    <w:qFormat/>
    <w:rsid w:val="00F769DF"/>
    <w:pPr>
      <w:spacing w:after="240" w:line="240" w:lineRule="auto"/>
      <w:jc w:val="both"/>
    </w:pPr>
    <w:rPr>
      <w:rFonts w:asciiTheme="majorHAnsi" w:eastAsia="Times New Roman" w:hAnsiTheme="majorHAnsi" w:cstheme="majorHAnsi"/>
      <w:b/>
      <w:bCs/>
    </w:rPr>
  </w:style>
  <w:style w:type="character" w:customStyle="1" w:styleId="ListBulletChar">
    <w:name w:val="List Bullet Char"/>
    <w:basedOn w:val="DefaultParagraphFont"/>
    <w:link w:val="ListBullet"/>
    <w:uiPriority w:val="13"/>
    <w:rsid w:val="005F707C"/>
  </w:style>
  <w:style w:type="character" w:customStyle="1" w:styleId="Bullets1Char">
    <w:name w:val="Bullets1 Char"/>
    <w:basedOn w:val="ListBulletChar"/>
    <w:link w:val="Bullets1"/>
    <w:rsid w:val="000E6DF1"/>
    <w:rPr>
      <w:color w:val="3F3F3F" w:themeColor="text1"/>
      <w:sz w:val="20"/>
      <w:szCs w:val="20"/>
      <w:lang w:val="en-AU"/>
    </w:rPr>
  </w:style>
  <w:style w:type="paragraph" w:customStyle="1" w:styleId="Table">
    <w:name w:val="Table"/>
    <w:basedOn w:val="Normal"/>
    <w:link w:val="TableChar"/>
    <w:rsid w:val="00A77F30"/>
    <w:pPr>
      <w:spacing w:line="240" w:lineRule="auto"/>
    </w:pPr>
    <w:rPr>
      <w:rFonts w:ascii="Arial Narrow" w:eastAsia="Times New Roman" w:hAnsi="Arial Narrow" w:cs="Arial"/>
      <w:sz w:val="24"/>
      <w:szCs w:val="24"/>
    </w:rPr>
  </w:style>
  <w:style w:type="character" w:customStyle="1" w:styleId="TableChar">
    <w:name w:val="Table Char"/>
    <w:basedOn w:val="DefaultParagraphFont"/>
    <w:link w:val="Table"/>
    <w:rsid w:val="00A77F30"/>
    <w:rPr>
      <w:rFonts w:ascii="Arial Narrow" w:eastAsia="Times New Roman" w:hAnsi="Arial Narrow" w:cs="Arial"/>
      <w:sz w:val="24"/>
      <w:szCs w:val="24"/>
    </w:rPr>
  </w:style>
  <w:style w:type="character" w:customStyle="1" w:styleId="CaptionChar">
    <w:name w:val="Caption Char"/>
    <w:basedOn w:val="DefaultParagraphFont"/>
    <w:link w:val="Caption"/>
    <w:uiPriority w:val="35"/>
    <w:rsid w:val="00F769DF"/>
    <w:rPr>
      <w:rFonts w:asciiTheme="majorHAnsi" w:eastAsia="Times New Roman" w:hAnsiTheme="majorHAnsi" w:cstheme="majorHAnsi"/>
      <w:b/>
      <w:bCs/>
    </w:rPr>
  </w:style>
  <w:style w:type="paragraph" w:customStyle="1" w:styleId="Bulleted">
    <w:name w:val="Bulleted"/>
    <w:basedOn w:val="ListParagraph"/>
    <w:link w:val="BulletedChar"/>
    <w:rsid w:val="00EA7591"/>
    <w:pPr>
      <w:numPr>
        <w:numId w:val="22"/>
      </w:numPr>
      <w:spacing w:line="280" w:lineRule="atLeast"/>
      <w:ind w:right="565"/>
      <w:jc w:val="both"/>
    </w:pPr>
    <w:rPr>
      <w:rFonts w:cstheme="minorHAnsi"/>
      <w:iCs/>
      <w:sz w:val="24"/>
      <w:szCs w:val="24"/>
      <w:lang w:eastAsia="en-AU"/>
    </w:rPr>
  </w:style>
  <w:style w:type="character" w:customStyle="1" w:styleId="BulletedChar">
    <w:name w:val="Bulleted Char"/>
    <w:basedOn w:val="DefaultParagraphFont"/>
    <w:link w:val="Bulleted"/>
    <w:rsid w:val="00EA7591"/>
    <w:rPr>
      <w:rFonts w:cstheme="minorHAnsi"/>
      <w:iCs/>
      <w:color w:val="3F3F3F" w:themeColor="text1"/>
      <w:sz w:val="24"/>
      <w:szCs w:val="24"/>
      <w:lang w:eastAsia="en-AU"/>
    </w:rPr>
  </w:style>
  <w:style w:type="paragraph" w:customStyle="1" w:styleId="Bulletpoints">
    <w:name w:val="Bullet points"/>
    <w:basedOn w:val="ListParagraph"/>
    <w:link w:val="BulletpointsChar"/>
    <w:rsid w:val="007A379A"/>
    <w:pPr>
      <w:numPr>
        <w:numId w:val="17"/>
      </w:numPr>
      <w:spacing w:after="240" w:line="240" w:lineRule="auto"/>
      <w:jc w:val="both"/>
    </w:pPr>
    <w:rPr>
      <w:rFonts w:eastAsia="Times New Roman" w:cstheme="minorHAnsi"/>
    </w:rPr>
  </w:style>
  <w:style w:type="character" w:customStyle="1" w:styleId="ListParagraphChar">
    <w:name w:val="List Paragraph Char"/>
    <w:basedOn w:val="DefaultParagraphFont"/>
    <w:link w:val="ListParagraph"/>
    <w:uiPriority w:val="34"/>
    <w:rsid w:val="007A379A"/>
  </w:style>
  <w:style w:type="character" w:customStyle="1" w:styleId="BulletpointsChar">
    <w:name w:val="Bullet points Char"/>
    <w:basedOn w:val="ListParagraphChar"/>
    <w:link w:val="Bulletpoints"/>
    <w:rsid w:val="007A379A"/>
    <w:rPr>
      <w:rFonts w:eastAsia="Times New Roman" w:cstheme="minorHAnsi"/>
      <w:color w:val="3F3F3F" w:themeColor="text1"/>
      <w:sz w:val="20"/>
      <w:szCs w:val="20"/>
      <w:lang w:val="en-AU"/>
    </w:rPr>
  </w:style>
  <w:style w:type="paragraph" w:styleId="FootnoteText">
    <w:name w:val="footnote text"/>
    <w:basedOn w:val="Normal"/>
    <w:link w:val="FootnoteTextChar"/>
    <w:uiPriority w:val="99"/>
    <w:unhideWhenUsed/>
    <w:rsid w:val="0020628B"/>
    <w:pPr>
      <w:spacing w:line="240" w:lineRule="auto"/>
    </w:pPr>
  </w:style>
  <w:style w:type="character" w:customStyle="1" w:styleId="FootnoteTextChar">
    <w:name w:val="Footnote Text Char"/>
    <w:basedOn w:val="DefaultParagraphFont"/>
    <w:link w:val="FootnoteText"/>
    <w:uiPriority w:val="99"/>
    <w:rsid w:val="0020628B"/>
    <w:rPr>
      <w:sz w:val="20"/>
      <w:szCs w:val="20"/>
    </w:rPr>
  </w:style>
  <w:style w:type="character" w:styleId="FootnoteReference">
    <w:name w:val="footnote reference"/>
    <w:basedOn w:val="DefaultParagraphFont"/>
    <w:uiPriority w:val="99"/>
    <w:semiHidden/>
    <w:unhideWhenUsed/>
    <w:rsid w:val="0020628B"/>
    <w:rPr>
      <w:vertAlign w:val="superscript"/>
    </w:rPr>
  </w:style>
  <w:style w:type="character" w:styleId="SubtleEmphasis">
    <w:name w:val="Subtle Emphasis"/>
    <w:basedOn w:val="DefaultParagraphFont"/>
    <w:uiPriority w:val="19"/>
    <w:rsid w:val="00BD112B"/>
    <w:rPr>
      <w:i/>
      <w:iCs/>
      <w:color w:val="6F6F6F" w:themeColor="text1" w:themeTint="BF"/>
    </w:rPr>
  </w:style>
  <w:style w:type="character" w:styleId="Emphasis">
    <w:name w:val="Emphasis"/>
    <w:basedOn w:val="DefaultParagraphFont"/>
    <w:rsid w:val="00BD112B"/>
    <w:rPr>
      <w:i/>
      <w:iCs/>
    </w:rPr>
  </w:style>
  <w:style w:type="paragraph" w:customStyle="1" w:styleId="Bullet2">
    <w:name w:val="Bullet 2"/>
    <w:basedOn w:val="Bullets1"/>
    <w:link w:val="Bullet2Char"/>
    <w:rsid w:val="00072ED9"/>
    <w:pPr>
      <w:numPr>
        <w:numId w:val="0"/>
      </w:numPr>
      <w:ind w:left="576" w:hanging="576"/>
    </w:pPr>
  </w:style>
  <w:style w:type="paragraph" w:customStyle="1" w:styleId="xmsonormal">
    <w:name w:val="x_msonormal"/>
    <w:basedOn w:val="Normal"/>
    <w:rsid w:val="00F351C8"/>
    <w:pPr>
      <w:spacing w:line="240" w:lineRule="auto"/>
    </w:pPr>
  </w:style>
  <w:style w:type="character" w:customStyle="1" w:styleId="Bullet2Char">
    <w:name w:val="Bullet 2 Char"/>
    <w:basedOn w:val="Bullets1Char"/>
    <w:link w:val="Bullet2"/>
    <w:rsid w:val="00072ED9"/>
    <w:rPr>
      <w:color w:val="3F3F3F" w:themeColor="text1"/>
      <w:sz w:val="20"/>
      <w:szCs w:val="20"/>
      <w:lang w:val="en-AU"/>
    </w:rPr>
  </w:style>
  <w:style w:type="character" w:customStyle="1" w:styleId="normaltextrun">
    <w:name w:val="normaltextrun"/>
    <w:basedOn w:val="DefaultParagraphFont"/>
    <w:rsid w:val="001E73C4"/>
  </w:style>
  <w:style w:type="character" w:styleId="Strong">
    <w:name w:val="Strong"/>
    <w:basedOn w:val="DefaultParagraphFont"/>
    <w:uiPriority w:val="22"/>
    <w:rsid w:val="001E73C4"/>
    <w:rPr>
      <w:b/>
      <w:bCs/>
    </w:r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14DAE"/>
    <w:rPr>
      <w:b/>
      <w:bCs/>
    </w:rPr>
  </w:style>
  <w:style w:type="character" w:customStyle="1" w:styleId="CommentSubjectChar">
    <w:name w:val="Comment Subject Char"/>
    <w:basedOn w:val="CommentTextChar"/>
    <w:link w:val="CommentSubject"/>
    <w:uiPriority w:val="99"/>
    <w:semiHidden/>
    <w:rsid w:val="00C14DAE"/>
    <w:rPr>
      <w:b/>
      <w:bCs/>
      <w:sz w:val="20"/>
      <w:szCs w:val="20"/>
    </w:rPr>
  </w:style>
  <w:style w:type="table" w:customStyle="1" w:styleId="TableGrid1">
    <w:name w:val="Table Grid1"/>
    <w:basedOn w:val="TableNormal"/>
    <w:next w:val="TableGrid"/>
    <w:uiPriority w:val="59"/>
    <w:rsid w:val="00F660D6"/>
    <w:pPr>
      <w:spacing w:after="0" w:line="240" w:lineRule="auto"/>
    </w:pPr>
    <w:rPr>
      <w:rFonts w:eastAsia="Times New Roman" w:cs="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abric-editor-annotation">
    <w:name w:val="fabric-editor-annotation"/>
    <w:basedOn w:val="DefaultParagraphFont"/>
    <w:rsid w:val="007552F1"/>
  </w:style>
  <w:style w:type="table" w:customStyle="1" w:styleId="PlainTable31">
    <w:name w:val="Plain Table 31"/>
    <w:basedOn w:val="TableNormal"/>
    <w:uiPriority w:val="43"/>
    <w:rsid w:val="00997661"/>
    <w:pPr>
      <w:spacing w:after="0" w:line="240" w:lineRule="auto"/>
    </w:pPr>
    <w:tblPr>
      <w:tblStyleRowBandSize w:val="1"/>
      <w:tblStyleColBandSize w:val="1"/>
    </w:tblPr>
    <w:tblStylePr w:type="firstRow">
      <w:rPr>
        <w:b/>
        <w:bCs/>
        <w:caps/>
      </w:rPr>
      <w:tblPr/>
      <w:tcPr>
        <w:tcBorders>
          <w:bottom w:val="single" w:sz="4" w:space="0" w:color="9E9E9E"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E9E9E" w:themeColor="text1" w:themeTint="80"/>
        </w:tcBorders>
      </w:tcPr>
    </w:tblStylePr>
    <w:tblStylePr w:type="lastCol">
      <w:rPr>
        <w:b/>
        <w:bCs/>
        <w:caps/>
      </w:rPr>
      <w:tblPr/>
      <w:tcPr>
        <w:tcBorders>
          <w:left w:val="nil"/>
        </w:tcBorders>
      </w:tcPr>
    </w:tblStylePr>
    <w:tblStylePr w:type="band1Vert">
      <w:tblPr/>
      <w:tcPr>
        <w:shd w:val="clear" w:color="auto" w:fill="DBECE6" w:themeFill="background1" w:themeFillShade="F2"/>
      </w:tcPr>
    </w:tblStylePr>
    <w:tblStylePr w:type="band1Horz">
      <w:tblPr/>
      <w:tcPr>
        <w:shd w:val="clear" w:color="auto" w:fill="DBECE6"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rsid w:val="00997661"/>
    <w:pPr>
      <w:spacing w:after="0" w:line="240" w:lineRule="auto"/>
    </w:pPr>
    <w:tblPr>
      <w:tblStyleRowBandSize w:val="1"/>
      <w:tblStyleColBandSize w:val="1"/>
      <w:tblBorders>
        <w:top w:val="single" w:sz="4" w:space="0" w:color="9E9E9E" w:themeColor="text1" w:themeTint="80"/>
        <w:bottom w:val="single" w:sz="4" w:space="0" w:color="9E9E9E" w:themeColor="text1" w:themeTint="80"/>
      </w:tblBorders>
    </w:tblPr>
    <w:tblStylePr w:type="firstRow">
      <w:rPr>
        <w:b/>
        <w:bCs/>
      </w:rPr>
      <w:tblPr/>
      <w:tcPr>
        <w:tcBorders>
          <w:bottom w:val="single" w:sz="4" w:space="0" w:color="9E9E9E" w:themeColor="text1" w:themeTint="80"/>
        </w:tcBorders>
      </w:tcPr>
    </w:tblStylePr>
    <w:tblStylePr w:type="lastRow">
      <w:rPr>
        <w:b/>
        <w:bCs/>
      </w:rPr>
      <w:tblPr/>
      <w:tcPr>
        <w:tcBorders>
          <w:top w:val="single" w:sz="4" w:space="0" w:color="9E9E9E" w:themeColor="text1" w:themeTint="80"/>
        </w:tcBorders>
      </w:tcPr>
    </w:tblStylePr>
    <w:tblStylePr w:type="firstCol">
      <w:rPr>
        <w:b/>
        <w:bCs/>
      </w:rPr>
    </w:tblStylePr>
    <w:tblStylePr w:type="lastCol">
      <w:rPr>
        <w:b/>
        <w:bCs/>
      </w:rPr>
    </w:tblStylePr>
    <w:tblStylePr w:type="band1Vert">
      <w:tblPr/>
      <w:tcPr>
        <w:tcBorders>
          <w:left w:val="single" w:sz="4" w:space="0" w:color="9E9E9E" w:themeColor="text1" w:themeTint="80"/>
          <w:right w:val="single" w:sz="4" w:space="0" w:color="9E9E9E" w:themeColor="text1" w:themeTint="80"/>
        </w:tcBorders>
      </w:tcPr>
    </w:tblStylePr>
    <w:tblStylePr w:type="band2Vert">
      <w:tblPr/>
      <w:tcPr>
        <w:tcBorders>
          <w:left w:val="single" w:sz="4" w:space="0" w:color="9E9E9E" w:themeColor="text1" w:themeTint="80"/>
          <w:right w:val="single" w:sz="4" w:space="0" w:color="9E9E9E" w:themeColor="text1" w:themeTint="80"/>
        </w:tcBorders>
      </w:tcPr>
    </w:tblStylePr>
    <w:tblStylePr w:type="band1Horz">
      <w:tblPr/>
      <w:tcPr>
        <w:tcBorders>
          <w:top w:val="single" w:sz="4" w:space="0" w:color="9E9E9E" w:themeColor="text1" w:themeTint="80"/>
          <w:bottom w:val="single" w:sz="4" w:space="0" w:color="9E9E9E" w:themeColor="text1" w:themeTint="80"/>
        </w:tcBorders>
      </w:tcPr>
    </w:tblStylePr>
  </w:style>
  <w:style w:type="character" w:customStyle="1" w:styleId="fontstyle01">
    <w:name w:val="fontstyle01"/>
    <w:basedOn w:val="DefaultParagraphFont"/>
    <w:rsid w:val="00997661"/>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060467"/>
    <w:rPr>
      <w:color w:val="1E434B" w:themeColor="followedHyperlink"/>
      <w:u w:val="single"/>
    </w:rPr>
  </w:style>
  <w:style w:type="table" w:customStyle="1" w:styleId="GridTable1Light-Accent11">
    <w:name w:val="Grid Table 1 Light - Accent 11"/>
    <w:basedOn w:val="TableNormal"/>
    <w:uiPriority w:val="46"/>
    <w:rsid w:val="00095EEC"/>
    <w:pPr>
      <w:spacing w:after="0" w:line="240" w:lineRule="auto"/>
    </w:pPr>
    <w:tblPr>
      <w:tblStyleRowBandSize w:val="1"/>
      <w:tblStyleColBandSize w:val="1"/>
      <w:tblBorders>
        <w:top w:val="single" w:sz="4" w:space="0" w:color="96CAD6" w:themeColor="accent1" w:themeTint="66"/>
        <w:left w:val="single" w:sz="4" w:space="0" w:color="96CAD6" w:themeColor="accent1" w:themeTint="66"/>
        <w:bottom w:val="single" w:sz="4" w:space="0" w:color="96CAD6" w:themeColor="accent1" w:themeTint="66"/>
        <w:right w:val="single" w:sz="4" w:space="0" w:color="96CAD6" w:themeColor="accent1" w:themeTint="66"/>
        <w:insideH w:val="single" w:sz="4" w:space="0" w:color="96CAD6" w:themeColor="accent1" w:themeTint="66"/>
        <w:insideV w:val="single" w:sz="4" w:space="0" w:color="96CAD6" w:themeColor="accent1" w:themeTint="66"/>
      </w:tblBorders>
    </w:tblPr>
    <w:tblStylePr w:type="firstRow">
      <w:rPr>
        <w:b/>
        <w:bCs/>
      </w:rPr>
      <w:tblPr/>
      <w:tcPr>
        <w:tcBorders>
          <w:bottom w:val="single" w:sz="12" w:space="0" w:color="61B0C2" w:themeColor="accent1" w:themeTint="99"/>
        </w:tcBorders>
      </w:tcPr>
    </w:tblStylePr>
    <w:tblStylePr w:type="lastRow">
      <w:rPr>
        <w:b/>
        <w:bCs/>
      </w:rPr>
      <w:tblPr/>
      <w:tcPr>
        <w:tcBorders>
          <w:top w:val="double" w:sz="2" w:space="0" w:color="61B0C2"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104C7"/>
    <w:pPr>
      <w:keepNext/>
      <w:keepLines/>
      <w:numPr>
        <w:numId w:val="0"/>
      </w:numPr>
      <w:spacing w:after="0" w:line="259" w:lineRule="auto"/>
      <w:outlineLvl w:val="9"/>
    </w:pPr>
    <w:rPr>
      <w:rFonts w:asciiTheme="majorHAnsi" w:eastAsiaTheme="majorEastAsia" w:hAnsiTheme="majorHAnsi" w:cstheme="majorBidi"/>
      <w:b w:val="0"/>
      <w:sz w:val="32"/>
      <w:szCs w:val="32"/>
      <w:lang w:val="en-US"/>
    </w:rPr>
  </w:style>
  <w:style w:type="paragraph" w:styleId="TOC1">
    <w:name w:val="toc 1"/>
    <w:basedOn w:val="Normal"/>
    <w:next w:val="Normal"/>
    <w:autoRedefine/>
    <w:uiPriority w:val="39"/>
    <w:unhideWhenUsed/>
    <w:rsid w:val="00F20854"/>
    <w:pPr>
      <w:spacing w:after="100"/>
    </w:pPr>
  </w:style>
  <w:style w:type="paragraph" w:styleId="TOC2">
    <w:name w:val="toc 2"/>
    <w:basedOn w:val="Normal"/>
    <w:next w:val="Normal"/>
    <w:autoRedefine/>
    <w:uiPriority w:val="39"/>
    <w:unhideWhenUsed/>
    <w:rsid w:val="00F20854"/>
    <w:pPr>
      <w:spacing w:after="100"/>
      <w:ind w:left="220"/>
    </w:pPr>
  </w:style>
  <w:style w:type="paragraph" w:styleId="TOC3">
    <w:name w:val="toc 3"/>
    <w:basedOn w:val="Normal"/>
    <w:next w:val="Normal"/>
    <w:autoRedefine/>
    <w:uiPriority w:val="39"/>
    <w:unhideWhenUsed/>
    <w:rsid w:val="00F20854"/>
    <w:pPr>
      <w:spacing w:after="100"/>
      <w:ind w:left="440"/>
    </w:pPr>
  </w:style>
  <w:style w:type="paragraph" w:styleId="TableofFigures">
    <w:name w:val="table of figures"/>
    <w:basedOn w:val="Normal"/>
    <w:next w:val="Normal"/>
    <w:uiPriority w:val="99"/>
    <w:unhideWhenUsed/>
    <w:rsid w:val="00B96458"/>
  </w:style>
  <w:style w:type="character" w:customStyle="1" w:styleId="eop">
    <w:name w:val="eop"/>
    <w:basedOn w:val="DefaultParagraphFont"/>
    <w:rsid w:val="00851255"/>
  </w:style>
  <w:style w:type="paragraph" w:customStyle="1" w:styleId="paragraph">
    <w:name w:val="paragraph"/>
    <w:basedOn w:val="Normal"/>
    <w:rsid w:val="003A028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cxw254338992">
    <w:name w:val="scxw254338992"/>
    <w:basedOn w:val="DefaultParagraphFont"/>
    <w:rsid w:val="003A0284"/>
  </w:style>
  <w:style w:type="character" w:styleId="PageNumber">
    <w:name w:val="page number"/>
    <w:basedOn w:val="DefaultParagraphFont"/>
    <w:uiPriority w:val="99"/>
    <w:semiHidden/>
    <w:unhideWhenUsed/>
    <w:rsid w:val="004156C5"/>
  </w:style>
  <w:style w:type="character" w:styleId="IntenseEmphasis">
    <w:name w:val="Intense Emphasis"/>
    <w:basedOn w:val="DefaultParagraphFont"/>
    <w:uiPriority w:val="21"/>
    <w:rsid w:val="00B104C7"/>
    <w:rPr>
      <w:b/>
      <w:bCs/>
      <w:i/>
      <w:iCs/>
      <w:color w:val="295F6B" w:themeColor="accent1"/>
    </w:rPr>
  </w:style>
  <w:style w:type="paragraph" w:styleId="Quote">
    <w:name w:val="Quote"/>
    <w:basedOn w:val="Normal"/>
    <w:next w:val="Normal"/>
    <w:link w:val="QuoteChar"/>
    <w:uiPriority w:val="29"/>
    <w:qFormat/>
    <w:rsid w:val="00B104C7"/>
    <w:rPr>
      <w:i/>
      <w:iCs/>
    </w:rPr>
  </w:style>
  <w:style w:type="character" w:customStyle="1" w:styleId="QuoteChar">
    <w:name w:val="Quote Char"/>
    <w:basedOn w:val="DefaultParagraphFont"/>
    <w:link w:val="Quote"/>
    <w:uiPriority w:val="29"/>
    <w:rsid w:val="00B104C7"/>
    <w:rPr>
      <w:i/>
      <w:iCs/>
      <w:color w:val="3F3F3F" w:themeColor="text1"/>
      <w:sz w:val="18"/>
      <w:szCs w:val="18"/>
      <w:lang w:val="en-AU"/>
    </w:rPr>
  </w:style>
  <w:style w:type="paragraph" w:styleId="IntenseQuote">
    <w:name w:val="Intense Quote"/>
    <w:basedOn w:val="Normal"/>
    <w:next w:val="Normal"/>
    <w:link w:val="IntenseQuoteChar"/>
    <w:uiPriority w:val="30"/>
    <w:rsid w:val="00B104C7"/>
    <w:pPr>
      <w:pBdr>
        <w:bottom w:val="single" w:sz="4" w:space="4" w:color="295F6B" w:themeColor="accent1"/>
      </w:pBdr>
      <w:spacing w:before="200" w:after="280"/>
      <w:ind w:left="936" w:right="936"/>
    </w:pPr>
    <w:rPr>
      <w:b/>
      <w:bCs/>
      <w:i/>
      <w:iCs/>
      <w:color w:val="295F6B" w:themeColor="accent1"/>
    </w:rPr>
  </w:style>
  <w:style w:type="character" w:customStyle="1" w:styleId="IntenseQuoteChar">
    <w:name w:val="Intense Quote Char"/>
    <w:basedOn w:val="DefaultParagraphFont"/>
    <w:link w:val="IntenseQuote"/>
    <w:uiPriority w:val="30"/>
    <w:rsid w:val="00B104C7"/>
    <w:rPr>
      <w:b/>
      <w:bCs/>
      <w:i/>
      <w:iCs/>
      <w:color w:val="295F6B" w:themeColor="accent1"/>
      <w:sz w:val="18"/>
      <w:szCs w:val="18"/>
      <w:lang w:val="en-AU"/>
    </w:rPr>
  </w:style>
  <w:style w:type="character" w:styleId="SubtleReference">
    <w:name w:val="Subtle Reference"/>
    <w:basedOn w:val="DefaultParagraphFont"/>
    <w:uiPriority w:val="31"/>
    <w:rsid w:val="00B104C7"/>
    <w:rPr>
      <w:smallCaps/>
      <w:color w:val="C4726A" w:themeColor="accent2"/>
      <w:u w:val="single"/>
    </w:rPr>
  </w:style>
  <w:style w:type="character" w:styleId="IntenseReference">
    <w:name w:val="Intense Reference"/>
    <w:basedOn w:val="DefaultParagraphFont"/>
    <w:uiPriority w:val="32"/>
    <w:rsid w:val="00B104C7"/>
    <w:rPr>
      <w:b/>
      <w:bCs/>
      <w:smallCaps/>
      <w:color w:val="C4726A" w:themeColor="accent2"/>
      <w:spacing w:val="5"/>
      <w:u w:val="single"/>
    </w:rPr>
  </w:style>
  <w:style w:type="character" w:styleId="BookTitle">
    <w:name w:val="Book Title"/>
    <w:basedOn w:val="DefaultParagraphFont"/>
    <w:uiPriority w:val="33"/>
    <w:rsid w:val="00B104C7"/>
    <w:rPr>
      <w:b/>
      <w:bCs/>
      <w:smallCaps/>
      <w:spacing w:val="5"/>
    </w:rPr>
  </w:style>
  <w:style w:type="table" w:styleId="LightShading-Accent6">
    <w:name w:val="Light Shading Accent 6"/>
    <w:basedOn w:val="TableNormal"/>
    <w:uiPriority w:val="60"/>
    <w:rsid w:val="00B104C7"/>
    <w:pPr>
      <w:spacing w:after="0" w:line="240" w:lineRule="auto"/>
    </w:pPr>
    <w:rPr>
      <w:color w:val="1E8F86" w:themeColor="accent6" w:themeShade="BF"/>
    </w:rPr>
    <w:tblPr>
      <w:tblStyleRowBandSize w:val="1"/>
      <w:tblStyleColBandSize w:val="1"/>
      <w:tblBorders>
        <w:top w:val="single" w:sz="8" w:space="0" w:color="29C0B4" w:themeColor="accent6"/>
        <w:bottom w:val="single" w:sz="8" w:space="0" w:color="29C0B4" w:themeColor="accent6"/>
      </w:tblBorders>
    </w:tblPr>
    <w:tblStylePr w:type="firstRow">
      <w:pPr>
        <w:spacing w:before="0" w:after="0" w:line="240" w:lineRule="auto"/>
      </w:pPr>
      <w:rPr>
        <w:b/>
        <w:bCs/>
      </w:rPr>
      <w:tblPr/>
      <w:tcPr>
        <w:tcBorders>
          <w:top w:val="single" w:sz="8" w:space="0" w:color="29C0B4" w:themeColor="accent6"/>
          <w:left w:val="nil"/>
          <w:bottom w:val="single" w:sz="8" w:space="0" w:color="29C0B4" w:themeColor="accent6"/>
          <w:right w:val="nil"/>
          <w:insideH w:val="nil"/>
          <w:insideV w:val="nil"/>
        </w:tcBorders>
      </w:tcPr>
    </w:tblStylePr>
    <w:tblStylePr w:type="lastRow">
      <w:pPr>
        <w:spacing w:before="0" w:after="0" w:line="240" w:lineRule="auto"/>
      </w:pPr>
      <w:rPr>
        <w:b/>
        <w:bCs/>
      </w:rPr>
      <w:tblPr/>
      <w:tcPr>
        <w:tcBorders>
          <w:top w:val="single" w:sz="8" w:space="0" w:color="29C0B4" w:themeColor="accent6"/>
          <w:left w:val="nil"/>
          <w:bottom w:val="single" w:sz="8" w:space="0" w:color="29C0B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F3EF" w:themeFill="accent6" w:themeFillTint="3F"/>
      </w:tcPr>
    </w:tblStylePr>
    <w:tblStylePr w:type="band1Horz">
      <w:tblPr/>
      <w:tcPr>
        <w:tcBorders>
          <w:left w:val="nil"/>
          <w:right w:val="nil"/>
          <w:insideH w:val="nil"/>
          <w:insideV w:val="nil"/>
        </w:tcBorders>
        <w:shd w:val="clear" w:color="auto" w:fill="C6F3EF" w:themeFill="accent6" w:themeFillTint="3F"/>
      </w:tcPr>
    </w:tblStylePr>
  </w:style>
  <w:style w:type="table" w:styleId="LightShading-Accent4">
    <w:name w:val="Light Shading Accent 4"/>
    <w:basedOn w:val="TableNormal"/>
    <w:uiPriority w:val="60"/>
    <w:rsid w:val="00B104C7"/>
    <w:pPr>
      <w:spacing w:after="0" w:line="240" w:lineRule="auto"/>
    </w:pPr>
    <w:rPr>
      <w:color w:val="366B56" w:themeColor="accent4" w:themeShade="BF"/>
    </w:rPr>
    <w:tblPr>
      <w:tblStyleRowBandSize w:val="1"/>
      <w:tblStyleColBandSize w:val="1"/>
      <w:tblBorders>
        <w:top w:val="single" w:sz="8" w:space="0" w:color="499074" w:themeColor="accent4"/>
        <w:bottom w:val="single" w:sz="8" w:space="0" w:color="499074" w:themeColor="accent4"/>
      </w:tblBorders>
    </w:tblPr>
    <w:tblStylePr w:type="firstRow">
      <w:pPr>
        <w:spacing w:before="0" w:after="0" w:line="240" w:lineRule="auto"/>
      </w:pPr>
      <w:rPr>
        <w:b/>
        <w:bCs/>
      </w:rPr>
      <w:tblPr/>
      <w:tcPr>
        <w:tcBorders>
          <w:top w:val="single" w:sz="8" w:space="0" w:color="499074" w:themeColor="accent4"/>
          <w:left w:val="nil"/>
          <w:bottom w:val="single" w:sz="8" w:space="0" w:color="499074" w:themeColor="accent4"/>
          <w:right w:val="nil"/>
          <w:insideH w:val="nil"/>
          <w:insideV w:val="nil"/>
        </w:tcBorders>
      </w:tcPr>
    </w:tblStylePr>
    <w:tblStylePr w:type="lastRow">
      <w:pPr>
        <w:spacing w:before="0" w:after="0" w:line="240" w:lineRule="auto"/>
      </w:pPr>
      <w:rPr>
        <w:b/>
        <w:bCs/>
      </w:rPr>
      <w:tblPr/>
      <w:tcPr>
        <w:tcBorders>
          <w:top w:val="single" w:sz="8" w:space="0" w:color="499074" w:themeColor="accent4"/>
          <w:left w:val="nil"/>
          <w:bottom w:val="single" w:sz="8" w:space="0" w:color="49907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E6DD" w:themeFill="accent4" w:themeFillTint="3F"/>
      </w:tcPr>
    </w:tblStylePr>
    <w:tblStylePr w:type="band1Horz">
      <w:tblPr/>
      <w:tcPr>
        <w:tcBorders>
          <w:left w:val="nil"/>
          <w:right w:val="nil"/>
          <w:insideH w:val="nil"/>
          <w:insideV w:val="nil"/>
        </w:tcBorders>
        <w:shd w:val="clear" w:color="auto" w:fill="CEE6DD" w:themeFill="accent4" w:themeFillTint="3F"/>
      </w:tcPr>
    </w:tblStylePr>
  </w:style>
  <w:style w:type="table" w:styleId="LightShading-Accent5">
    <w:name w:val="Light Shading Accent 5"/>
    <w:basedOn w:val="TableNormal"/>
    <w:uiPriority w:val="60"/>
    <w:rsid w:val="00B104C7"/>
    <w:pPr>
      <w:spacing w:after="0" w:line="240" w:lineRule="auto"/>
    </w:pPr>
    <w:rPr>
      <w:color w:val="4C8181" w:themeColor="accent5" w:themeShade="BF"/>
    </w:rPr>
    <w:tblPr>
      <w:tblStyleRowBandSize w:val="1"/>
      <w:tblStyleColBandSize w:val="1"/>
      <w:tblBorders>
        <w:top w:val="single" w:sz="8" w:space="0" w:color="6BA8A8" w:themeColor="accent5"/>
        <w:bottom w:val="single" w:sz="8" w:space="0" w:color="6BA8A8" w:themeColor="accent5"/>
      </w:tblBorders>
    </w:tblPr>
    <w:tblStylePr w:type="firstRow">
      <w:pPr>
        <w:spacing w:before="0" w:after="0" w:line="240" w:lineRule="auto"/>
      </w:pPr>
      <w:rPr>
        <w:b/>
        <w:bCs/>
      </w:rPr>
      <w:tblPr/>
      <w:tcPr>
        <w:tcBorders>
          <w:top w:val="single" w:sz="8" w:space="0" w:color="6BA8A8" w:themeColor="accent5"/>
          <w:left w:val="nil"/>
          <w:bottom w:val="single" w:sz="8" w:space="0" w:color="6BA8A8" w:themeColor="accent5"/>
          <w:right w:val="nil"/>
          <w:insideH w:val="nil"/>
          <w:insideV w:val="nil"/>
        </w:tcBorders>
      </w:tcPr>
    </w:tblStylePr>
    <w:tblStylePr w:type="lastRow">
      <w:pPr>
        <w:spacing w:before="0" w:after="0" w:line="240" w:lineRule="auto"/>
      </w:pPr>
      <w:rPr>
        <w:b/>
        <w:bCs/>
      </w:rPr>
      <w:tblPr/>
      <w:tcPr>
        <w:tcBorders>
          <w:top w:val="single" w:sz="8" w:space="0" w:color="6BA8A8" w:themeColor="accent5"/>
          <w:left w:val="nil"/>
          <w:bottom w:val="single" w:sz="8" w:space="0" w:color="6BA8A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9E9" w:themeFill="accent5" w:themeFillTint="3F"/>
      </w:tcPr>
    </w:tblStylePr>
    <w:tblStylePr w:type="band1Horz">
      <w:tblPr/>
      <w:tcPr>
        <w:tcBorders>
          <w:left w:val="nil"/>
          <w:right w:val="nil"/>
          <w:insideH w:val="nil"/>
          <w:insideV w:val="nil"/>
        </w:tcBorders>
        <w:shd w:val="clear" w:color="auto" w:fill="DAE9E9" w:themeFill="accent5" w:themeFillTint="3F"/>
      </w:tcPr>
    </w:tblStylePr>
  </w:style>
  <w:style w:type="table" w:styleId="MediumList1-Accent6">
    <w:name w:val="Medium List 1 Accent 6"/>
    <w:basedOn w:val="TableNormal"/>
    <w:uiPriority w:val="65"/>
    <w:rsid w:val="00B104C7"/>
    <w:pPr>
      <w:spacing w:after="0" w:line="240" w:lineRule="auto"/>
    </w:pPr>
    <w:rPr>
      <w:color w:val="3F3F3F" w:themeColor="text1"/>
    </w:rPr>
    <w:tblPr>
      <w:tblStyleRowBandSize w:val="1"/>
      <w:tblStyleColBandSize w:val="1"/>
      <w:tblBorders>
        <w:top w:val="single" w:sz="8" w:space="0" w:color="29C0B4" w:themeColor="accent6"/>
        <w:bottom w:val="single" w:sz="8" w:space="0" w:color="29C0B4" w:themeColor="accent6"/>
      </w:tblBorders>
    </w:tblPr>
    <w:tblStylePr w:type="firstRow">
      <w:rPr>
        <w:rFonts w:asciiTheme="majorHAnsi" w:eastAsiaTheme="majorEastAsia" w:hAnsiTheme="majorHAnsi" w:cstheme="majorBidi"/>
      </w:rPr>
      <w:tblPr/>
      <w:tcPr>
        <w:tcBorders>
          <w:top w:val="nil"/>
          <w:bottom w:val="single" w:sz="8" w:space="0" w:color="29C0B4" w:themeColor="accent6"/>
        </w:tcBorders>
      </w:tcPr>
    </w:tblStylePr>
    <w:tblStylePr w:type="lastRow">
      <w:rPr>
        <w:b/>
        <w:bCs/>
        <w:color w:val="3F9BAB" w:themeColor="text2"/>
      </w:rPr>
      <w:tblPr/>
      <w:tcPr>
        <w:tcBorders>
          <w:top w:val="single" w:sz="8" w:space="0" w:color="29C0B4" w:themeColor="accent6"/>
          <w:bottom w:val="single" w:sz="8" w:space="0" w:color="29C0B4" w:themeColor="accent6"/>
        </w:tcBorders>
      </w:tcPr>
    </w:tblStylePr>
    <w:tblStylePr w:type="firstCol">
      <w:rPr>
        <w:b/>
        <w:bCs/>
      </w:rPr>
    </w:tblStylePr>
    <w:tblStylePr w:type="lastCol">
      <w:rPr>
        <w:b/>
        <w:bCs/>
      </w:rPr>
      <w:tblPr/>
      <w:tcPr>
        <w:tcBorders>
          <w:top w:val="single" w:sz="8" w:space="0" w:color="29C0B4" w:themeColor="accent6"/>
          <w:bottom w:val="single" w:sz="8" w:space="0" w:color="29C0B4" w:themeColor="accent6"/>
        </w:tcBorders>
      </w:tcPr>
    </w:tblStylePr>
    <w:tblStylePr w:type="band1Vert">
      <w:tblPr/>
      <w:tcPr>
        <w:shd w:val="clear" w:color="auto" w:fill="C6F3EF" w:themeFill="accent6" w:themeFillTint="3F"/>
      </w:tcPr>
    </w:tblStylePr>
    <w:tblStylePr w:type="band1Horz">
      <w:tblPr/>
      <w:tcPr>
        <w:shd w:val="clear" w:color="auto" w:fill="C6F3EF" w:themeFill="accent6" w:themeFillTint="3F"/>
      </w:tcPr>
    </w:tblStylePr>
  </w:style>
  <w:style w:type="table" w:styleId="MediumList1-Accent5">
    <w:name w:val="Medium List 1 Accent 5"/>
    <w:basedOn w:val="TableNormal"/>
    <w:uiPriority w:val="65"/>
    <w:rsid w:val="00B104C7"/>
    <w:pPr>
      <w:spacing w:after="0" w:line="240" w:lineRule="auto"/>
    </w:pPr>
    <w:rPr>
      <w:color w:val="3F3F3F" w:themeColor="text1"/>
    </w:rPr>
    <w:tblPr>
      <w:tblStyleRowBandSize w:val="1"/>
      <w:tblStyleColBandSize w:val="1"/>
      <w:tblBorders>
        <w:top w:val="single" w:sz="8" w:space="0" w:color="6BA8A8" w:themeColor="accent5"/>
        <w:bottom w:val="single" w:sz="8" w:space="0" w:color="6BA8A8" w:themeColor="accent5"/>
      </w:tblBorders>
    </w:tblPr>
    <w:tblStylePr w:type="firstRow">
      <w:rPr>
        <w:rFonts w:asciiTheme="majorHAnsi" w:eastAsiaTheme="majorEastAsia" w:hAnsiTheme="majorHAnsi" w:cstheme="majorBidi"/>
      </w:rPr>
      <w:tblPr/>
      <w:tcPr>
        <w:tcBorders>
          <w:top w:val="nil"/>
          <w:bottom w:val="single" w:sz="8" w:space="0" w:color="6BA8A8" w:themeColor="accent5"/>
        </w:tcBorders>
      </w:tcPr>
    </w:tblStylePr>
    <w:tblStylePr w:type="lastRow">
      <w:rPr>
        <w:b/>
        <w:bCs/>
        <w:color w:val="3F9BAB" w:themeColor="text2"/>
      </w:rPr>
      <w:tblPr/>
      <w:tcPr>
        <w:tcBorders>
          <w:top w:val="single" w:sz="8" w:space="0" w:color="6BA8A8" w:themeColor="accent5"/>
          <w:bottom w:val="single" w:sz="8" w:space="0" w:color="6BA8A8" w:themeColor="accent5"/>
        </w:tcBorders>
      </w:tcPr>
    </w:tblStylePr>
    <w:tblStylePr w:type="firstCol">
      <w:rPr>
        <w:b/>
        <w:bCs/>
      </w:rPr>
    </w:tblStylePr>
    <w:tblStylePr w:type="lastCol">
      <w:rPr>
        <w:b/>
        <w:bCs/>
      </w:rPr>
      <w:tblPr/>
      <w:tcPr>
        <w:tcBorders>
          <w:top w:val="single" w:sz="8" w:space="0" w:color="6BA8A8" w:themeColor="accent5"/>
          <w:bottom w:val="single" w:sz="8" w:space="0" w:color="6BA8A8" w:themeColor="accent5"/>
        </w:tcBorders>
      </w:tcPr>
    </w:tblStylePr>
    <w:tblStylePr w:type="band1Vert">
      <w:tblPr/>
      <w:tcPr>
        <w:shd w:val="clear" w:color="auto" w:fill="DAE9E9" w:themeFill="accent5" w:themeFillTint="3F"/>
      </w:tcPr>
    </w:tblStylePr>
    <w:tblStylePr w:type="band1Horz">
      <w:tblPr/>
      <w:tcPr>
        <w:shd w:val="clear" w:color="auto" w:fill="DAE9E9" w:themeFill="accent5" w:themeFillTint="3F"/>
      </w:tcPr>
    </w:tblStylePr>
  </w:style>
  <w:style w:type="paragraph" w:customStyle="1" w:styleId="Heading4-bold">
    <w:name w:val="Heading 4 - bold"/>
    <w:basedOn w:val="Normal"/>
    <w:link w:val="Heading4-boldChar"/>
    <w:qFormat/>
    <w:rsid w:val="0062424C"/>
    <w:pPr>
      <w:spacing w:before="200"/>
    </w:pPr>
    <w:rPr>
      <w:i/>
      <w:iCs/>
      <w:color w:val="2F2F2F" w:themeColor="text1" w:themeShade="BF"/>
      <w:u w:val="single"/>
    </w:rPr>
  </w:style>
  <w:style w:type="character" w:customStyle="1" w:styleId="UnresolvedMention2">
    <w:name w:val="Unresolved Mention2"/>
    <w:basedOn w:val="DefaultParagraphFont"/>
    <w:uiPriority w:val="99"/>
    <w:semiHidden/>
    <w:unhideWhenUsed/>
    <w:rsid w:val="00874FE6"/>
    <w:rPr>
      <w:color w:val="605E5C"/>
      <w:shd w:val="clear" w:color="auto" w:fill="E1DFDD"/>
    </w:rPr>
  </w:style>
  <w:style w:type="character" w:customStyle="1" w:styleId="Heading4-boldChar">
    <w:name w:val="Heading 4 - bold Char"/>
    <w:basedOn w:val="DefaultParagraphFont"/>
    <w:link w:val="Heading4-bold"/>
    <w:rsid w:val="0062424C"/>
    <w:rPr>
      <w:i/>
      <w:iCs/>
      <w:color w:val="2F2F2F" w:themeColor="text1" w:themeShade="BF"/>
      <w:u w:val="single"/>
    </w:rPr>
  </w:style>
  <w:style w:type="paragraph" w:customStyle="1" w:styleId="Bullet1">
    <w:name w:val="Bullet 1"/>
    <w:basedOn w:val="Bullets1"/>
    <w:link w:val="Bullet1Char"/>
    <w:qFormat/>
    <w:rsid w:val="00AE2A85"/>
  </w:style>
  <w:style w:type="character" w:customStyle="1" w:styleId="Bullet1Char">
    <w:name w:val="Bullet 1 Char"/>
    <w:basedOn w:val="Bullets1Char"/>
    <w:link w:val="Bullet1"/>
    <w:rsid w:val="00AE2A85"/>
    <w:rPr>
      <w:color w:val="3F3F3F" w:themeColor="text1"/>
      <w:sz w:val="20"/>
      <w:szCs w:val="20"/>
      <w:lang w:val="en-AU"/>
    </w:rPr>
  </w:style>
  <w:style w:type="character" w:customStyle="1" w:styleId="CawthronReportbodytextChar">
    <w:name w:val="Cawthron Report body text Char"/>
    <w:link w:val="CawthronReportbodytext"/>
    <w:locked/>
    <w:rsid w:val="000A52CE"/>
    <w:rPr>
      <w:rFonts w:ascii="Arial" w:hAnsi="Arial" w:cs="Arial"/>
      <w:szCs w:val="24"/>
      <w:lang w:eastAsia="ja-JP"/>
    </w:rPr>
  </w:style>
  <w:style w:type="paragraph" w:customStyle="1" w:styleId="CawthronReportbodytext">
    <w:name w:val="Cawthron Report body text"/>
    <w:link w:val="CawthronReportbodytextChar"/>
    <w:qFormat/>
    <w:rsid w:val="000A52CE"/>
    <w:pPr>
      <w:spacing w:after="0" w:line="288" w:lineRule="auto"/>
      <w:ind w:left="680"/>
    </w:pPr>
    <w:rPr>
      <w:rFonts w:ascii="Arial" w:hAnsi="Arial" w:cs="Arial"/>
      <w:szCs w:val="24"/>
      <w:lang w:eastAsia="ja-JP"/>
    </w:rPr>
  </w:style>
  <w:style w:type="character" w:customStyle="1" w:styleId="wacimagecontainer">
    <w:name w:val="wacimagecontainer"/>
    <w:basedOn w:val="DefaultParagraphFont"/>
    <w:rsid w:val="003F33CA"/>
  </w:style>
  <w:style w:type="paragraph" w:customStyle="1" w:styleId="m-5724343169695079478msolistparagraph">
    <w:name w:val="m_-5724343169695079478msolistparagraph"/>
    <w:basedOn w:val="Normal"/>
    <w:rsid w:val="00832DD6"/>
    <w:pPr>
      <w:shd w:val="clear" w:color="auto" w:fill="FFFFFF"/>
      <w:tabs>
        <w:tab w:val="num" w:pos="720"/>
      </w:tabs>
      <w:spacing w:before="100" w:beforeAutospacing="1" w:after="100" w:afterAutospacing="1" w:line="240" w:lineRule="auto"/>
    </w:pPr>
    <w:rPr>
      <w:rFonts w:ascii="Times New Roman" w:eastAsia="Times New Roman" w:hAnsi="Times New Roman" w:cs="Times New Roman"/>
      <w:color w:val="auto"/>
      <w:sz w:val="24"/>
      <w:szCs w:val="24"/>
      <w:lang w:val="en-NZ"/>
    </w:rPr>
  </w:style>
  <w:style w:type="character" w:styleId="Mention">
    <w:name w:val="Mention"/>
    <w:basedOn w:val="DefaultParagraphFont"/>
    <w:uiPriority w:val="99"/>
    <w:unhideWhenUsed/>
    <w:rsid w:val="00977729"/>
    <w:rPr>
      <w:color w:val="2B579A"/>
      <w:shd w:val="clear" w:color="auto" w:fill="E6E6E6"/>
    </w:rPr>
  </w:style>
  <w:style w:type="paragraph" w:styleId="Revision">
    <w:name w:val="Revision"/>
    <w:hidden/>
    <w:uiPriority w:val="99"/>
    <w:semiHidden/>
    <w:rsid w:val="00874D22"/>
    <w:pPr>
      <w:spacing w:after="0" w:line="240" w:lineRule="auto"/>
    </w:pPr>
    <w:rPr>
      <w:color w:val="3F3F3F" w:themeColor="text1"/>
    </w:rPr>
  </w:style>
  <w:style w:type="table" w:styleId="PlainTable1">
    <w:name w:val="Plain Table 1"/>
    <w:basedOn w:val="TableNormal"/>
    <w:uiPriority w:val="99"/>
    <w:rsid w:val="00AB6A77"/>
    <w:pPr>
      <w:spacing w:after="0" w:line="240" w:lineRule="auto"/>
    </w:pPr>
    <w:tblPr>
      <w:tblStyleRowBandSize w:val="1"/>
      <w:tblStyleColBandSize w:val="1"/>
      <w:tblBorders>
        <w:top w:val="single" w:sz="4" w:space="0" w:color="9CCBBB" w:themeColor="background1" w:themeShade="BF"/>
        <w:left w:val="single" w:sz="4" w:space="0" w:color="9CCBBB" w:themeColor="background1" w:themeShade="BF"/>
        <w:bottom w:val="single" w:sz="4" w:space="0" w:color="9CCBBB" w:themeColor="background1" w:themeShade="BF"/>
        <w:right w:val="single" w:sz="4" w:space="0" w:color="9CCBBB" w:themeColor="background1" w:themeShade="BF"/>
        <w:insideH w:val="single" w:sz="4" w:space="0" w:color="9CCBBB" w:themeColor="background1" w:themeShade="BF"/>
        <w:insideV w:val="single" w:sz="4" w:space="0" w:color="9CCBBB" w:themeColor="background1" w:themeShade="BF"/>
      </w:tblBorders>
    </w:tblPr>
    <w:tblStylePr w:type="firstRow">
      <w:rPr>
        <w:b/>
        <w:bCs/>
      </w:rPr>
    </w:tblStylePr>
    <w:tblStylePr w:type="lastRow">
      <w:rPr>
        <w:b/>
        <w:bCs/>
      </w:rPr>
      <w:tblPr/>
      <w:tcPr>
        <w:tcBorders>
          <w:top w:val="double" w:sz="4" w:space="0" w:color="9CCBBB" w:themeColor="background1" w:themeShade="BF"/>
        </w:tcBorders>
      </w:tcPr>
    </w:tblStylePr>
    <w:tblStylePr w:type="firstCol">
      <w:rPr>
        <w:b/>
        <w:bCs/>
      </w:rPr>
    </w:tblStylePr>
    <w:tblStylePr w:type="lastCol">
      <w:rPr>
        <w:b/>
        <w:bCs/>
      </w:rPr>
    </w:tblStylePr>
    <w:tblStylePr w:type="band1Vert">
      <w:tblPr/>
      <w:tcPr>
        <w:shd w:val="clear" w:color="auto" w:fill="DBECE6" w:themeFill="background1" w:themeFillShade="F2"/>
      </w:tcPr>
    </w:tblStylePr>
    <w:tblStylePr w:type="band1Horz">
      <w:tblPr/>
      <w:tcPr>
        <w:shd w:val="clear" w:color="auto" w:fill="DBECE6"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4" w:space="0" w:color="9E9E9E"/>
        </w:tcBorders>
      </w:tcPr>
    </w:tblStylePr>
    <w:tblStylePr w:type="lastRow">
      <w:rPr>
        <w:b/>
      </w:rPr>
      <w:tblPr/>
      <w:tcPr>
        <w:tcBorders>
          <w:top w:val="single" w:sz="4" w:space="0" w:color="9E9E9E"/>
        </w:tcBorders>
      </w:tcPr>
    </w:tblStylePr>
    <w:tblStylePr w:type="firstCol">
      <w:rPr>
        <w:b/>
      </w:rPr>
    </w:tblStylePr>
    <w:tblStylePr w:type="lastCol">
      <w:rPr>
        <w:b/>
      </w:rPr>
    </w:tblStylePr>
    <w:tblStylePr w:type="band1Vert">
      <w:tblPr/>
      <w:tcPr>
        <w:tcBorders>
          <w:left w:val="single" w:sz="4" w:space="0" w:color="9E9E9E"/>
          <w:right w:val="single" w:sz="4" w:space="0" w:color="9E9E9E"/>
        </w:tcBorders>
      </w:tcPr>
    </w:tblStylePr>
    <w:tblStylePr w:type="band2Vert">
      <w:tblPr/>
      <w:tcPr>
        <w:tcBorders>
          <w:left w:val="single" w:sz="4" w:space="0" w:color="9E9E9E"/>
          <w:right w:val="single" w:sz="4" w:space="0" w:color="9E9E9E"/>
        </w:tcBorders>
      </w:tcPr>
    </w:tblStylePr>
    <w:tblStylePr w:type="band1Horz">
      <w:tblPr/>
      <w:tcPr>
        <w:tcBorders>
          <w:top w:val="single" w:sz="4" w:space="0" w:color="9E9E9E"/>
          <w:bottom w:val="single" w:sz="4" w:space="0" w:color="9E9E9E"/>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036DA6"/>
    <w:rPr>
      <w:color w:val="605E5C"/>
      <w:shd w:val="clear" w:color="auto" w:fill="E1DFDD"/>
    </w:rPr>
  </w:style>
  <w:style w:type="paragraph" w:customStyle="1" w:styleId="pf0">
    <w:name w:val="pf0"/>
    <w:basedOn w:val="Normal"/>
    <w:rsid w:val="00F82804"/>
    <w:pPr>
      <w:spacing w:before="100" w:beforeAutospacing="1" w:after="100" w:afterAutospacing="1" w:line="240" w:lineRule="auto"/>
    </w:pPr>
    <w:rPr>
      <w:rFonts w:ascii="Times New Roman" w:eastAsia="Times New Roman" w:hAnsi="Times New Roman" w:cs="Times New Roman"/>
      <w:color w:val="auto"/>
      <w:sz w:val="24"/>
      <w:szCs w:val="24"/>
      <w:lang w:val="en-NZ"/>
    </w:rPr>
  </w:style>
  <w:style w:type="character" w:customStyle="1" w:styleId="cf01">
    <w:name w:val="cf01"/>
    <w:basedOn w:val="DefaultParagraphFont"/>
    <w:rsid w:val="00F82804"/>
    <w:rPr>
      <w:rFonts w:ascii="Segoe UI" w:hAnsi="Segoe UI" w:cs="Segoe UI" w:hint="default"/>
      <w:color w:val="3F3F3F"/>
      <w:sz w:val="18"/>
      <w:szCs w:val="18"/>
    </w:rPr>
  </w:style>
  <w:style w:type="character" w:customStyle="1" w:styleId="cf21">
    <w:name w:val="cf21"/>
    <w:basedOn w:val="DefaultParagraphFont"/>
    <w:rsid w:val="00F82804"/>
    <w:rPr>
      <w:rFonts w:ascii="Segoe UI" w:hAnsi="Segoe UI" w:cs="Segoe UI" w:hint="default"/>
      <w:color w:val="3F3F3F"/>
      <w:sz w:val="18"/>
      <w:szCs w:val="18"/>
    </w:rPr>
  </w:style>
  <w:style w:type="paragraph" w:customStyle="1" w:styleId="Bulletcirclelist">
    <w:name w:val="Bullet circle list"/>
    <w:basedOn w:val="Normal"/>
    <w:qFormat/>
    <w:rsid w:val="00626070"/>
    <w:pPr>
      <w:tabs>
        <w:tab w:val="num" w:pos="720"/>
      </w:tabs>
      <w:spacing w:before="120"/>
      <w:ind w:left="720" w:hanging="720"/>
      <w:contextualSpacing/>
    </w:pPr>
  </w:style>
  <w:style w:type="paragraph" w:customStyle="1" w:styleId="Numberedpara">
    <w:name w:val="Numbered para"/>
    <w:basedOn w:val="ListParagraph"/>
    <w:link w:val="NumberedparaChar"/>
    <w:qFormat/>
    <w:rsid w:val="0031270A"/>
    <w:pPr>
      <w:spacing w:before="120" w:after="160" w:line="259" w:lineRule="auto"/>
      <w:ind w:left="425" w:hanging="425"/>
    </w:pPr>
    <w:rPr>
      <w:rFonts w:ascii="Roboto Light" w:eastAsiaTheme="minorEastAsia" w:hAnsi="Roboto Light" w:cstheme="minorBidi"/>
      <w:color w:val="auto"/>
      <w:szCs w:val="22"/>
      <w:lang w:val="en-NZ" w:eastAsia="en-GB"/>
    </w:rPr>
  </w:style>
  <w:style w:type="character" w:customStyle="1" w:styleId="NumberedparaChar">
    <w:name w:val="Numbered para Char"/>
    <w:basedOn w:val="DefaultParagraphFont"/>
    <w:link w:val="Numberedpara"/>
    <w:rsid w:val="00E93EFB"/>
    <w:rPr>
      <w:rFonts w:ascii="Roboto Light" w:eastAsiaTheme="minorEastAsia" w:hAnsi="Roboto Light" w:cstheme="minorBidi"/>
      <w:color w:val="auto"/>
      <w:szCs w:val="22"/>
      <w:lang w:val="en-NZ" w:eastAsia="en-GB"/>
    </w:rPr>
  </w:style>
  <w:style w:type="character" w:styleId="PlaceholderText">
    <w:name w:val="Placeholder Text"/>
    <w:basedOn w:val="DefaultParagraphFont"/>
    <w:uiPriority w:val="99"/>
    <w:semiHidden/>
    <w:rsid w:val="00AD0854"/>
    <w:rPr>
      <w:color w:val="666666"/>
    </w:rPr>
  </w:style>
  <w:style w:type="paragraph" w:customStyle="1" w:styleId="xmsocaption">
    <w:name w:val="x_msocaption"/>
    <w:basedOn w:val="Normal"/>
    <w:rsid w:val="00C4675A"/>
    <w:pPr>
      <w:spacing w:before="100" w:beforeAutospacing="1" w:after="100" w:afterAutospacing="1" w:line="240" w:lineRule="auto"/>
    </w:pPr>
    <w:rPr>
      <w:rFonts w:ascii="Times New Roman" w:eastAsia="Times New Roman" w:hAnsi="Times New Roman" w:cs="Times New Roman"/>
      <w:color w:val="auto"/>
      <w:sz w:val="24"/>
      <w:szCs w:val="24"/>
      <w:lang w:val="en-NZ"/>
    </w:r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41678">
      <w:bodyDiv w:val="1"/>
      <w:marLeft w:val="0"/>
      <w:marRight w:val="0"/>
      <w:marTop w:val="0"/>
      <w:marBottom w:val="0"/>
      <w:divBdr>
        <w:top w:val="none" w:sz="0" w:space="0" w:color="auto"/>
        <w:left w:val="none" w:sz="0" w:space="0" w:color="auto"/>
        <w:bottom w:val="none" w:sz="0" w:space="0" w:color="auto"/>
        <w:right w:val="none" w:sz="0" w:space="0" w:color="auto"/>
      </w:divBdr>
    </w:div>
    <w:div w:id="221066854">
      <w:bodyDiv w:val="1"/>
      <w:marLeft w:val="0"/>
      <w:marRight w:val="0"/>
      <w:marTop w:val="0"/>
      <w:marBottom w:val="0"/>
      <w:divBdr>
        <w:top w:val="none" w:sz="0" w:space="0" w:color="auto"/>
        <w:left w:val="none" w:sz="0" w:space="0" w:color="auto"/>
        <w:bottom w:val="none" w:sz="0" w:space="0" w:color="auto"/>
        <w:right w:val="none" w:sz="0" w:space="0" w:color="auto"/>
      </w:divBdr>
    </w:div>
    <w:div w:id="690493755">
      <w:bodyDiv w:val="1"/>
      <w:marLeft w:val="0"/>
      <w:marRight w:val="0"/>
      <w:marTop w:val="0"/>
      <w:marBottom w:val="0"/>
      <w:divBdr>
        <w:top w:val="none" w:sz="0" w:space="0" w:color="auto"/>
        <w:left w:val="none" w:sz="0" w:space="0" w:color="auto"/>
        <w:bottom w:val="none" w:sz="0" w:space="0" w:color="auto"/>
        <w:right w:val="none" w:sz="0" w:space="0" w:color="auto"/>
      </w:divBdr>
    </w:div>
    <w:div w:id="760224761">
      <w:bodyDiv w:val="1"/>
      <w:marLeft w:val="0"/>
      <w:marRight w:val="0"/>
      <w:marTop w:val="0"/>
      <w:marBottom w:val="0"/>
      <w:divBdr>
        <w:top w:val="none" w:sz="0" w:space="0" w:color="auto"/>
        <w:left w:val="none" w:sz="0" w:space="0" w:color="auto"/>
        <w:bottom w:val="none" w:sz="0" w:space="0" w:color="auto"/>
        <w:right w:val="none" w:sz="0" w:space="0" w:color="auto"/>
      </w:divBdr>
    </w:div>
    <w:div w:id="1079517508">
      <w:bodyDiv w:val="1"/>
      <w:marLeft w:val="0"/>
      <w:marRight w:val="0"/>
      <w:marTop w:val="0"/>
      <w:marBottom w:val="0"/>
      <w:divBdr>
        <w:top w:val="none" w:sz="0" w:space="0" w:color="auto"/>
        <w:left w:val="none" w:sz="0" w:space="0" w:color="auto"/>
        <w:bottom w:val="none" w:sz="0" w:space="0" w:color="auto"/>
        <w:right w:val="none" w:sz="0" w:space="0" w:color="auto"/>
      </w:divBdr>
    </w:div>
    <w:div w:id="1205560942">
      <w:bodyDiv w:val="1"/>
      <w:marLeft w:val="0"/>
      <w:marRight w:val="0"/>
      <w:marTop w:val="0"/>
      <w:marBottom w:val="0"/>
      <w:divBdr>
        <w:top w:val="none" w:sz="0" w:space="0" w:color="auto"/>
        <w:left w:val="none" w:sz="0" w:space="0" w:color="auto"/>
        <w:bottom w:val="none" w:sz="0" w:space="0" w:color="auto"/>
        <w:right w:val="none" w:sz="0" w:space="0" w:color="auto"/>
      </w:divBdr>
    </w:div>
    <w:div w:id="1277372100">
      <w:bodyDiv w:val="1"/>
      <w:marLeft w:val="0"/>
      <w:marRight w:val="0"/>
      <w:marTop w:val="0"/>
      <w:marBottom w:val="0"/>
      <w:divBdr>
        <w:top w:val="none" w:sz="0" w:space="0" w:color="auto"/>
        <w:left w:val="none" w:sz="0" w:space="0" w:color="auto"/>
        <w:bottom w:val="none" w:sz="0" w:space="0" w:color="auto"/>
        <w:right w:val="none" w:sz="0" w:space="0" w:color="auto"/>
      </w:divBdr>
    </w:div>
    <w:div w:id="1408379921">
      <w:bodyDiv w:val="1"/>
      <w:marLeft w:val="0"/>
      <w:marRight w:val="0"/>
      <w:marTop w:val="0"/>
      <w:marBottom w:val="0"/>
      <w:divBdr>
        <w:top w:val="none" w:sz="0" w:space="0" w:color="auto"/>
        <w:left w:val="none" w:sz="0" w:space="0" w:color="auto"/>
        <w:bottom w:val="none" w:sz="0" w:space="0" w:color="auto"/>
        <w:right w:val="none" w:sz="0" w:space="0" w:color="auto"/>
      </w:divBdr>
    </w:div>
    <w:div w:id="1773627956">
      <w:bodyDiv w:val="1"/>
      <w:marLeft w:val="0"/>
      <w:marRight w:val="0"/>
      <w:marTop w:val="0"/>
      <w:marBottom w:val="0"/>
      <w:divBdr>
        <w:top w:val="none" w:sz="0" w:space="0" w:color="auto"/>
        <w:left w:val="none" w:sz="0" w:space="0" w:color="auto"/>
        <w:bottom w:val="none" w:sz="0" w:space="0" w:color="auto"/>
        <w:right w:val="none" w:sz="0" w:space="0" w:color="auto"/>
      </w:divBdr>
    </w:div>
    <w:div w:id="1841847541">
      <w:bodyDiv w:val="1"/>
      <w:marLeft w:val="0"/>
      <w:marRight w:val="0"/>
      <w:marTop w:val="0"/>
      <w:marBottom w:val="0"/>
      <w:divBdr>
        <w:top w:val="none" w:sz="0" w:space="0" w:color="auto"/>
        <w:left w:val="none" w:sz="0" w:space="0" w:color="auto"/>
        <w:bottom w:val="none" w:sz="0" w:space="0" w:color="auto"/>
        <w:right w:val="none" w:sz="0" w:space="0" w:color="auto"/>
      </w:divBdr>
    </w:div>
    <w:div w:id="1901406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cid:image001.png@01DAED77.7E6859B0" TargetMode="External"/><Relationship Id="rId7" Type="http://schemas.openxmlformats.org/officeDocument/2006/relationships/styles" Target="styles.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footer" Target="footer3.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eader" Target="header3.xml"/><Relationship Id="rId28" Type="http://schemas.openxmlformats.org/officeDocument/2006/relationships/image" Target="media/image5.emf"/><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header" Target="header2.xml"/><Relationship Id="rId27" Type="http://schemas.openxmlformats.org/officeDocument/2006/relationships/footer" Target="footer4.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www.lawa.org.n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LW">
  <a:themeElements>
    <a:clrScheme name="OLW-2020">
      <a:dk1>
        <a:srgbClr val="3F3F3F"/>
      </a:dk1>
      <a:lt1>
        <a:srgbClr val="ECF5F2"/>
      </a:lt1>
      <a:dk2>
        <a:srgbClr val="3F9BAB"/>
      </a:dk2>
      <a:lt2>
        <a:srgbClr val="E1F0EC"/>
      </a:lt2>
      <a:accent1>
        <a:srgbClr val="295F6B"/>
      </a:accent1>
      <a:accent2>
        <a:srgbClr val="C4726A"/>
      </a:accent2>
      <a:accent3>
        <a:srgbClr val="C7BE3D"/>
      </a:accent3>
      <a:accent4>
        <a:srgbClr val="499074"/>
      </a:accent4>
      <a:accent5>
        <a:srgbClr val="6BA8A8"/>
      </a:accent5>
      <a:accent6>
        <a:srgbClr val="29C0B4"/>
      </a:accent6>
      <a:hlink>
        <a:srgbClr val="29C0B4"/>
      </a:hlink>
      <a:folHlink>
        <a:srgbClr val="1E434B"/>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55CE12FDA5CE4B9562AF62807A3E0C" ma:contentTypeVersion="4" ma:contentTypeDescription="Create a new document." ma:contentTypeScope="" ma:versionID="c07698cb1a42d08560e58c8677a44f1f">
  <xsd:schema xmlns:xsd="http://www.w3.org/2001/XMLSchema" xmlns:xs="http://www.w3.org/2001/XMLSchema" xmlns:p="http://schemas.microsoft.com/office/2006/metadata/properties" xmlns:ns2="b7d275a2-53ab-4793-bbb6-44b96659f9ce" targetNamespace="http://schemas.microsoft.com/office/2006/metadata/properties" ma:root="true" ma:fieldsID="9a1c91d96f236db2c9d7b60f12e33722" ns2:_="">
    <xsd:import namespace="b7d275a2-53ab-4793-bbb6-44b96659f9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d275a2-53ab-4793-bbb6-44b96659f9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v5PQnjSiDv1s2o2imVFO86SAhw==">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</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149EF-A5F4-483B-9D3C-A29C0CDA9263}">
  <ds:schemaRefs>
    <ds:schemaRef ds:uri="http://schemas.microsoft.com/sharepoint/v3/contenttype/forms"/>
  </ds:schemaRefs>
</ds:datastoreItem>
</file>

<file path=customXml/itemProps2.xml><?xml version="1.0" encoding="utf-8"?>
<ds:datastoreItem xmlns:ds="http://schemas.openxmlformats.org/officeDocument/2006/customXml" ds:itemID="{9A01ADFB-0E30-42DA-AC30-5B1980A979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651B6D-5CE1-4C2C-9744-6178831CA0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d275a2-53ab-4793-bbb6-44b96659f9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52F48DD4-34B6-4936-8853-F92D2031B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22</Pages>
  <Words>8742</Words>
  <Characters>49834</Characters>
  <Application>Microsoft Office Word</Application>
  <DocSecurity>0</DocSecurity>
  <Lines>415</Lines>
  <Paragraphs>116</Paragraphs>
  <ScaleCrop>false</ScaleCrop>
  <Company/>
  <LinksUpToDate>false</LinksUpToDate>
  <CharactersWithSpaces>58460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Holt</dc:creator>
  <cp:keywords/>
  <cp:lastModifiedBy>Ton Snelder</cp:lastModifiedBy>
  <cp:revision>16</cp:revision>
  <cp:lastPrinted>2024-06-27T05:19:00Z</cp:lastPrinted>
  <dcterms:created xsi:type="dcterms:W3CDTF">2024-09-01T20:48:00Z</dcterms:created>
  <dcterms:modified xsi:type="dcterms:W3CDTF">2024-09-04T06:21:00Z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0x0101005155CE12FDA5CE4B9562AF62807A3E0C</vt:lpwstr>
  </property>
</Properties>
</file>